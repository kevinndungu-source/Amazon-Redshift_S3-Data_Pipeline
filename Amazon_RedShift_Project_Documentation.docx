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jc w:val="center"/>
        <w:rPr>
          <w:b/>
          <w:bCs/>
          <w:sz w:val="28"/>
          <w:szCs w:val="28"/>
        </w:rPr>
      </w:pPr>
      <w:r>
        <w:rPr>
          <w:b/>
          <w:bCs/>
          <w:sz w:val="28"/>
          <w:szCs w:val="28"/>
        </w:rPr>
        <w:t>REDSHIFT DATA PIPELINE: FROM GENERATION TO DATABASE</w:t>
      </w:r>
    </w:p>
    <w:p>
      <w:pPr>
        <w:rPr>
          <w:ins w:id="0" w:author="Ibrahim Ndungu" w:date="2024-01-27T19:44:00Z"/>
          <w:b/>
          <w:bCs/>
          <w:sz w:val="24"/>
          <w:szCs w:val="24"/>
          <w:rPrChange w:id="1" w:author="Ibrahim Ndungu" w:date="2024-01-27T19:45:00Z">
            <w:rPr>
              <w:ins w:id="2" w:author="Ibrahim Ndungu" w:date="2024-01-27T19:44:00Z"/>
              <w:sz w:val="24"/>
              <w:szCs w:val="24"/>
            </w:rPr>
          </w:rPrChange>
        </w:rPr>
      </w:pPr>
      <w:ins w:id="3" w:author="Ibrahim Ndungu" w:date="2024-01-27T19:44:00Z">
        <w:r>
          <w:rPr>
            <w:b/>
            <w:bCs/>
            <w:sz w:val="24"/>
            <w:szCs w:val="24"/>
            <w:rPrChange w:id="4" w:author="Ibrahim Ndungu" w:date="2024-01-27T19:45:00Z">
              <w:rPr>
                <w:sz w:val="24"/>
                <w:szCs w:val="24"/>
              </w:rPr>
            </w:rPrChange>
          </w:rPr>
          <w:t>INTRODUCT</w:t>
        </w:r>
      </w:ins>
      <w:ins w:id="5" w:author="Ibrahim Ndungu" w:date="2024-01-27T19:45:00Z">
        <w:r>
          <w:rPr>
            <w:b/>
            <w:bCs/>
            <w:sz w:val="24"/>
            <w:szCs w:val="24"/>
            <w:rPrChange w:id="6" w:author="Ibrahim Ndungu" w:date="2024-01-27T19:45:00Z">
              <w:rPr>
                <w:sz w:val="24"/>
                <w:szCs w:val="24"/>
              </w:rPr>
            </w:rPrChange>
          </w:rPr>
          <w:t>ION</w:t>
        </w:r>
      </w:ins>
    </w:p>
    <w:p>
      <w:pPr>
        <w:jc w:val="both"/>
        <w:rPr>
          <w:ins w:id="7" w:author="Ibrahim Ndungu" w:date="2024-02-01T12:40:00Z"/>
          <w:sz w:val="24"/>
          <w:szCs w:val="24"/>
        </w:rPr>
      </w:pPr>
      <w:ins w:id="8" w:author="Ibrahim Ndungu" w:date="2024-01-27T20:37:00Z">
        <w:r>
          <w:rPr>
            <w:sz w:val="24"/>
            <w:szCs w:val="24"/>
          </w:rPr>
          <w:t xml:space="preserve">The "Redshift Data Pipeline: From Generation to Database" project showcases the end-to-end process of creating and populating a database on Amazon Redshift. </w:t>
        </w:r>
      </w:ins>
    </w:p>
    <w:p>
      <w:pPr>
        <w:jc w:val="both"/>
        <w:rPr>
          <w:ins w:id="9" w:author="Ibrahim Ndungu" w:date="2024-01-27T19:44:00Z"/>
          <w:sz w:val="24"/>
          <w:szCs w:val="24"/>
        </w:rPr>
        <w:pPrChange w:id="10" w:author="Ibrahim Ndungu" w:date="2024-01-27T20:37:00Z">
          <w:pPr/>
        </w:pPrChange>
      </w:pPr>
      <w:ins w:id="11" w:author="Ibrahim Ndungu" w:date="2024-01-27T20:37:00Z">
        <w:r>
          <w:rPr>
            <w:sz w:val="24"/>
            <w:szCs w:val="24"/>
          </w:rPr>
          <w:t xml:space="preserve">This documentation provides insights into the setup of a cloud environment, including the creation of a VPC, subnets, S3 bucket, IAM roles, security groups, and Redshift cluster. </w:t>
        </w:r>
      </w:ins>
      <w:r>
        <w:rPr>
          <w:sz w:val="24"/>
          <w:szCs w:val="24"/>
        </w:rPr>
        <w:t>I</w:t>
      </w:r>
      <w:ins w:id="12" w:author="Ibrahim Ndungu" w:date="2024-01-27T20:37:00Z">
        <w:r>
          <w:rPr>
            <w:sz w:val="24"/>
            <w:szCs w:val="24"/>
          </w:rPr>
          <w:t xml:space="preserve">t covers the generation of sample data, formatting it, and loading it into the Redshift database. </w:t>
        </w:r>
      </w:ins>
      <w:r>
        <w:rPr>
          <w:sz w:val="24"/>
          <w:szCs w:val="24"/>
        </w:rPr>
        <w:t xml:space="preserve">Additionally, for those interested in replicating or examining the infrastructure setup, I offer an Infrastructure as Code (IaC) option click </w:t>
      </w:r>
      <w:r>
        <w:rPr>
          <w:sz w:val="24"/>
          <w:szCs w:val="24"/>
        </w:rPr>
        <w:fldChar w:fldCharType="begin"/>
      </w:r>
      <w:r>
        <w:rPr>
          <w:sz w:val="24"/>
          <w:szCs w:val="24"/>
        </w:rPr>
        <w:instrText xml:space="preserve"> HYPERLINK "https://github.com/kevinndungu-source/Amazon-Redshift_S3-Data_Pipeline/tree/main" </w:instrText>
      </w:r>
      <w:r>
        <w:rPr>
          <w:sz w:val="24"/>
          <w:szCs w:val="24"/>
        </w:rPr>
        <w:fldChar w:fldCharType="separate"/>
      </w:r>
      <w:r>
        <w:rPr>
          <w:rStyle w:val="Hyperlink"/>
          <w:sz w:val="24"/>
          <w:szCs w:val="24"/>
        </w:rPr>
        <w:t>here</w:t>
      </w:r>
      <w:r>
        <w:rPr>
          <w:sz w:val="24"/>
          <w:szCs w:val="24"/>
        </w:rPr>
        <w:fldChar w:fldCharType="end"/>
      </w:r>
      <w:r>
        <w:rPr>
          <w:sz w:val="24"/>
          <w:szCs w:val="24"/>
        </w:rPr>
        <w:t xml:space="preserve">. </w:t>
      </w:r>
      <w:ins w:id="13" w:author="Ibrahim Ndungu" w:date="2024-01-27T20:37:00Z">
        <w:r>
          <w:rPr>
            <w:sz w:val="24"/>
            <w:szCs w:val="24"/>
          </w:rPr>
          <w:t>This project demonstrates the implementation of a robust data pipeline leveraging AWS services to efficiently manage and analyze datasets.</w:t>
        </w:r>
      </w:ins>
    </w:p>
    <w:p>
      <w:pPr>
        <w:jc w:val="both"/>
        <w:rPr>
          <w:sz w:val="24"/>
          <w:szCs w:val="24"/>
        </w:rPr>
        <w:pPrChange w:id="14" w:author="Ibrahim Ndungu" w:date="2024-01-27T19:45:00Z">
          <w:pPr/>
        </w:pPrChange>
      </w:pPr>
      <w:r>
        <w:rPr>
          <w:sz w:val="24"/>
          <w:szCs w:val="24"/>
        </w:rPr>
        <w:t>This demonstration walks through getting started with Amazon Redshift cluster and shows how to both load and query your data.</w:t>
      </w:r>
    </w:p>
    <w:p>
      <w:pPr>
        <w:rPr>
          <w:b/>
          <w:bCs/>
          <w:sz w:val="24"/>
          <w:szCs w:val="24"/>
        </w:rPr>
      </w:pPr>
    </w:p>
    <w:p>
      <w:pPr>
        <w:rPr>
          <w:del w:id="15" w:author="Ibrahim Ndungu" w:date="2024-02-01T12:41:00Z"/>
          <w:b/>
          <w:bCs/>
          <w:sz w:val="24"/>
          <w:szCs w:val="24"/>
        </w:rPr>
      </w:pPr>
      <w:r>
        <w:rPr>
          <w:b/>
          <w:bCs/>
          <w:sz w:val="24"/>
          <w:szCs w:val="24"/>
        </w:rPr>
        <w:t>PREPARING THE ENVIRONMENT</w:t>
      </w:r>
    </w:p>
    <w:p>
      <w:pPr>
        <w:rPr>
          <w:sz w:val="24"/>
          <w:szCs w:val="24"/>
        </w:rPr>
      </w:pPr>
    </w:p>
    <w:p>
      <w:pPr>
        <w:rPr>
          <w:sz w:val="24"/>
          <w:szCs w:val="24"/>
        </w:rPr>
      </w:pPr>
      <w:r>
        <w:rPr>
          <w:sz w:val="24"/>
          <w:szCs w:val="24"/>
        </w:rPr>
        <w:t>A). Create a VPC.</w:t>
      </w:r>
    </w:p>
    <w:p>
      <w:pPr>
        <w:jc w:val="both"/>
        <w:rPr>
          <w:sz w:val="24"/>
          <w:szCs w:val="24"/>
        </w:rPr>
      </w:pPr>
      <w:r>
        <w:rPr>
          <w:sz w:val="24"/>
          <w:szCs w:val="24"/>
        </w:rPr>
        <w:t>The first step in configuring your environment is to create a virtual private cloud (VPC) to hold the resources for both your Amazon Elastic Compute Cloud (Amazon EC2) instance and Amazon Redshift database.</w:t>
      </w:r>
      <w:ins w:id="16" w:author="Ibrahim Ndungu" w:date="2024-02-01T12:48:00Z">
        <w:r>
          <w:rPr>
            <w:sz w:val="24"/>
            <w:szCs w:val="24"/>
          </w:rPr>
          <w:t xml:space="preserve"> (</w:t>
        </w:r>
        <w:r>
          <w:rPr>
            <w:i/>
            <w:iCs/>
            <w:sz w:val="24"/>
            <w:szCs w:val="24"/>
            <w:rPrChange w:id="17" w:author="Ibrahim Ndungu" w:date="2024-02-01T12:49:00Z">
              <w:rPr>
                <w:sz w:val="24"/>
                <w:szCs w:val="24"/>
              </w:rPr>
            </w:rPrChange>
          </w:rPr>
          <w:t xml:space="preserve">The </w:t>
        </w:r>
        <w:proofErr w:type="spellStart"/>
        <w:proofErr w:type="gramStart"/>
        <w:r>
          <w:rPr>
            <w:i/>
            <w:iCs/>
            <w:sz w:val="24"/>
            <w:szCs w:val="24"/>
            <w:rPrChange w:id="18" w:author="Ibrahim Ndungu" w:date="2024-02-01T12:49:00Z">
              <w:rPr>
                <w:sz w:val="24"/>
                <w:szCs w:val="24"/>
              </w:rPr>
            </w:rPrChange>
          </w:rPr>
          <w:t>N.</w:t>
        </w:r>
      </w:ins>
      <w:ins w:id="19" w:author="Ibrahim Ndungu" w:date="2024-02-01T12:49:00Z">
        <w:r>
          <w:rPr>
            <w:i/>
            <w:iCs/>
            <w:sz w:val="24"/>
            <w:szCs w:val="24"/>
            <w:rPrChange w:id="20" w:author="Ibrahim Ndungu" w:date="2024-02-01T12:49:00Z">
              <w:rPr>
                <w:sz w:val="24"/>
                <w:szCs w:val="24"/>
              </w:rPr>
            </w:rPrChange>
          </w:rPr>
          <w:t>Virginia</w:t>
        </w:r>
      </w:ins>
      <w:proofErr w:type="spellEnd"/>
      <w:proofErr w:type="gramEnd"/>
      <w:r>
        <w:rPr>
          <w:i/>
          <w:iCs/>
          <w:sz w:val="24"/>
          <w:szCs w:val="24"/>
        </w:rPr>
        <w:t xml:space="preserve"> us-east-1</w:t>
      </w:r>
      <w:ins w:id="21" w:author="Ibrahim Ndungu" w:date="2024-02-01T12:49:00Z">
        <w:r>
          <w:rPr>
            <w:i/>
            <w:iCs/>
            <w:sz w:val="24"/>
            <w:szCs w:val="24"/>
            <w:rPrChange w:id="22" w:author="Ibrahim Ndungu" w:date="2024-02-01T12:49:00Z">
              <w:rPr>
                <w:sz w:val="24"/>
                <w:szCs w:val="24"/>
              </w:rPr>
            </w:rPrChange>
          </w:rPr>
          <w:t xml:space="preserve"> Region was used in this demonstration</w:t>
        </w:r>
      </w:ins>
      <w:ins w:id="23" w:author="Ibrahim Ndungu" w:date="2024-02-01T12:48:00Z">
        <w:r>
          <w:rPr>
            <w:sz w:val="24"/>
            <w:szCs w:val="24"/>
          </w:rPr>
          <w:t>)</w:t>
        </w:r>
      </w:ins>
      <w:r>
        <w:rPr>
          <w:sz w:val="24"/>
          <w:szCs w:val="24"/>
        </w:rPr>
        <w:t>.</w:t>
      </w:r>
    </w:p>
    <w:p>
      <w:pPr>
        <w:jc w:val="both"/>
        <w:rPr>
          <w:sz w:val="24"/>
          <w:szCs w:val="24"/>
        </w:rPr>
      </w:pPr>
      <w:r>
        <w:rPr>
          <w:sz w:val="24"/>
          <w:szCs w:val="24"/>
        </w:rPr>
        <w:t>In this project, the following settings w</w:t>
      </w:r>
      <w:ins w:id="24" w:author="Ibrahim Ndungu" w:date="2024-02-01T12:55:00Z">
        <w:r>
          <w:rPr>
            <w:sz w:val="24"/>
            <w:szCs w:val="24"/>
          </w:rPr>
          <w:t>ere</w:t>
        </w:r>
      </w:ins>
      <w:del w:id="25" w:author="Ibrahim Ndungu" w:date="2024-02-01T12:55:00Z">
        <w:r>
          <w:rPr>
            <w:sz w:val="24"/>
            <w:szCs w:val="24"/>
          </w:rPr>
          <w:delText>ill</w:delText>
        </w:r>
      </w:del>
      <w:del w:id="26" w:author="Ibrahim Ndungu" w:date="2024-02-01T12:56:00Z">
        <w:r>
          <w:rPr>
            <w:sz w:val="24"/>
            <w:szCs w:val="24"/>
          </w:rPr>
          <w:delText xml:space="preserve"> </w:delText>
        </w:r>
      </w:del>
      <w:del w:id="27" w:author="Ibrahim Ndungu" w:date="2024-02-01T12:55:00Z">
        <w:r>
          <w:rPr>
            <w:sz w:val="24"/>
            <w:szCs w:val="24"/>
          </w:rPr>
          <w:delText>be</w:delText>
        </w:r>
      </w:del>
      <w:r>
        <w:rPr>
          <w:sz w:val="24"/>
          <w:szCs w:val="24"/>
        </w:rPr>
        <w:t xml:space="preserve"> used:</w:t>
      </w:r>
    </w:p>
    <w:p>
      <w:pPr>
        <w:numPr>
          <w:ilvl w:val="0"/>
          <w:numId w:val="1"/>
        </w:numPr>
        <w:jc w:val="both"/>
        <w:rPr>
          <w:sz w:val="24"/>
          <w:szCs w:val="24"/>
        </w:rPr>
      </w:pPr>
      <w:r>
        <w:rPr>
          <w:i/>
          <w:iCs/>
          <w:sz w:val="24"/>
          <w:szCs w:val="24"/>
        </w:rPr>
        <w:t>Name: </w:t>
      </w:r>
      <w:r>
        <w:rPr>
          <w:sz w:val="24"/>
          <w:szCs w:val="24"/>
        </w:rPr>
        <w:t>Amazon Redshift Project</w:t>
      </w:r>
    </w:p>
    <w:p>
      <w:pPr>
        <w:numPr>
          <w:ilvl w:val="0"/>
          <w:numId w:val="1"/>
        </w:numPr>
        <w:jc w:val="both"/>
        <w:rPr>
          <w:sz w:val="24"/>
          <w:szCs w:val="24"/>
        </w:rPr>
      </w:pPr>
      <w:r>
        <w:rPr>
          <w:i/>
          <w:iCs/>
          <w:sz w:val="24"/>
          <w:szCs w:val="24"/>
        </w:rPr>
        <w:t>Location: </w:t>
      </w:r>
      <w:r>
        <w:rPr>
          <w:sz w:val="24"/>
          <w:szCs w:val="24"/>
        </w:rPr>
        <w:t>us-east-1</w:t>
      </w:r>
    </w:p>
    <w:p>
      <w:pPr>
        <w:numPr>
          <w:ilvl w:val="0"/>
          <w:numId w:val="1"/>
        </w:numPr>
        <w:jc w:val="both"/>
        <w:rPr>
          <w:sz w:val="24"/>
          <w:szCs w:val="24"/>
        </w:rPr>
      </w:pPr>
      <w:r>
        <w:rPr>
          <w:i/>
          <w:iCs/>
          <w:sz w:val="24"/>
          <w:szCs w:val="24"/>
        </w:rPr>
        <w:t>IPv4 CIDR block: </w:t>
      </w:r>
      <w:r>
        <w:rPr>
          <w:sz w:val="24"/>
          <w:szCs w:val="24"/>
        </w:rPr>
        <w:t>10.60.0.0/16</w:t>
      </w:r>
    </w:p>
    <w:p>
      <w:pPr>
        <w:numPr>
          <w:ilvl w:val="0"/>
          <w:numId w:val="1"/>
        </w:numPr>
        <w:jc w:val="both"/>
        <w:rPr>
          <w:sz w:val="24"/>
          <w:szCs w:val="24"/>
        </w:rPr>
      </w:pPr>
      <w:r>
        <w:rPr>
          <w:i/>
          <w:iCs/>
          <w:sz w:val="24"/>
          <w:szCs w:val="24"/>
        </w:rPr>
        <w:t>Internet gateway: </w:t>
      </w:r>
      <w:r>
        <w:rPr>
          <w:sz w:val="24"/>
          <w:szCs w:val="24"/>
        </w:rPr>
        <w:t>Redshift IGW</w:t>
      </w:r>
    </w:p>
    <w:p>
      <w:pPr>
        <w:numPr>
          <w:ilvl w:val="0"/>
          <w:numId w:val="1"/>
        </w:numPr>
        <w:jc w:val="both"/>
        <w:rPr>
          <w:sz w:val="24"/>
          <w:szCs w:val="24"/>
        </w:rPr>
      </w:pPr>
      <w:r>
        <w:rPr>
          <w:i/>
          <w:iCs/>
          <w:sz w:val="24"/>
          <w:szCs w:val="24"/>
        </w:rPr>
        <w:t>Public route table:</w:t>
      </w:r>
      <w:r>
        <w:rPr>
          <w:sz w:val="24"/>
          <w:szCs w:val="24"/>
        </w:rPr>
        <w:t xml:space="preserve"> Redshift Project Public</w:t>
      </w:r>
    </w:p>
    <w:p>
      <w:pPr>
        <w:numPr>
          <w:ilvl w:val="0"/>
          <w:numId w:val="1"/>
        </w:numPr>
        <w:jc w:val="both"/>
        <w:rPr>
          <w:sz w:val="24"/>
          <w:szCs w:val="24"/>
        </w:rPr>
      </w:pPr>
      <w:r>
        <w:rPr>
          <w:i/>
          <w:iCs/>
          <w:sz w:val="24"/>
          <w:szCs w:val="24"/>
        </w:rPr>
        <w:t>Private route table:</w:t>
      </w:r>
      <w:r>
        <w:rPr>
          <w:sz w:val="24"/>
          <w:szCs w:val="24"/>
        </w:rPr>
        <w:t xml:space="preserve"> Redshift Project Private</w:t>
      </w:r>
    </w:p>
    <w:p>
      <w:pPr>
        <w:keepNext/>
        <w:jc w:val="both"/>
        <w:rPr>
          <w:ins w:id="28" w:author="Ibrahim Ndungu" w:date="2024-01-27T19:34:00Z"/>
        </w:rPr>
        <w:pPrChange w:id="29" w:author="Ibrahim Ndungu" w:date="2024-01-27T19:34:00Z">
          <w:pPr>
            <w:jc w:val="both"/>
          </w:pPr>
        </w:pPrChange>
      </w:pPr>
      <w:r>
        <w:rPr>
          <w:noProof/>
          <w:sz w:val="24"/>
          <w:szCs w:val="24"/>
        </w:rPr>
        <w:lastRenderedPageBreak/>
        <w:drawing>
          <wp:inline distT="0" distB="0" distL="0" distR="0">
            <wp:extent cx="5021706" cy="6324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064758" cy="6378822"/>
                    </a:xfrm>
                    <a:prstGeom prst="rect">
                      <a:avLst/>
                    </a:prstGeom>
                  </pic:spPr>
                </pic:pic>
              </a:graphicData>
            </a:graphic>
          </wp:inline>
        </w:drawing>
      </w:r>
    </w:p>
    <w:p>
      <w:pPr>
        <w:pStyle w:val="Caption"/>
        <w:jc w:val="both"/>
        <w:rPr>
          <w:ins w:id="30" w:author="Ibrahim Ndungu" w:date="2024-01-27T19:37:00Z"/>
        </w:rPr>
      </w:pPr>
      <w:ins w:id="31" w:author="Ibrahim Ndungu" w:date="2024-01-27T19:34:00Z">
        <w:r>
          <w:t xml:space="preserve">Figure </w:t>
        </w:r>
        <w:r>
          <w:fldChar w:fldCharType="begin"/>
        </w:r>
        <w:r>
          <w:instrText xml:space="preserve"> SEQ Figure \* ARABIC </w:instrText>
        </w:r>
      </w:ins>
      <w:r>
        <w:fldChar w:fldCharType="separate"/>
      </w:r>
      <w:r>
        <w:rPr>
          <w:noProof/>
        </w:rPr>
        <w:t>1</w:t>
      </w:r>
      <w:ins w:id="32" w:author="Ibrahim Ndungu" w:date="2024-01-27T19:34:00Z">
        <w:r>
          <w:fldChar w:fldCharType="end"/>
        </w:r>
      </w:ins>
      <w:ins w:id="33" w:author="Ibrahim Ndungu" w:date="2024-01-27T19:37:00Z">
        <w:r>
          <w:t>. VPC Creation</w:t>
        </w:r>
      </w:ins>
      <w:ins w:id="34" w:author="Ibrahim Ndungu" w:date="2024-02-01T12:43:00Z">
        <w:r>
          <w:t xml:space="preserve"> - </w:t>
        </w:r>
      </w:ins>
      <w:ins w:id="35" w:author="Ibrahim Ndungu" w:date="2024-02-01T12:42:00Z">
        <w:r>
          <w:t>After review click the ‘create VPC’ button.</w:t>
        </w:r>
      </w:ins>
    </w:p>
    <w:p>
      <w:pPr>
        <w:rPr>
          <w:ins w:id="36" w:author="Ibrahim Ndungu" w:date="2024-01-27T19:37:00Z"/>
        </w:rPr>
      </w:pPr>
    </w:p>
    <w:p>
      <w:pPr>
        <w:rPr>
          <w:ins w:id="37" w:author="Ibrahim Ndungu" w:date="2024-01-27T19:37:00Z"/>
        </w:rPr>
      </w:pPr>
    </w:p>
    <w:p>
      <w:pPr>
        <w:keepNext/>
        <w:rPr>
          <w:ins w:id="38" w:author="Ibrahim Ndungu" w:date="2024-01-27T19:38:00Z"/>
        </w:rPr>
        <w:pPrChange w:id="39" w:author="Ibrahim Ndungu" w:date="2024-01-27T19:38:00Z">
          <w:pPr/>
        </w:pPrChange>
      </w:pPr>
      <w:ins w:id="40" w:author="Ibrahim Ndungu" w:date="2024-02-01T12:46:00Z">
        <w:r>
          <w:rPr>
            <w:noProof/>
          </w:rPr>
          <w:lastRenderedPageBreak/>
          <w:drawing>
            <wp:inline distT="0" distB="0" distL="0" distR="0">
              <wp:extent cx="5008418" cy="371832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5038369" cy="3740558"/>
                      </a:xfrm>
                      <a:prstGeom prst="rect">
                        <a:avLst/>
                      </a:prstGeom>
                    </pic:spPr>
                  </pic:pic>
                </a:graphicData>
              </a:graphic>
            </wp:inline>
          </w:drawing>
        </w:r>
      </w:ins>
    </w:p>
    <w:p>
      <w:pPr>
        <w:pStyle w:val="Caption"/>
        <w:rPr>
          <w:ins w:id="41" w:author="Ibrahim Ndungu" w:date="2024-01-27T19:38:00Z"/>
        </w:rPr>
        <w:pPrChange w:id="42" w:author="Ibrahim Ndungu" w:date="2024-02-01T12:45:00Z">
          <w:pPr/>
        </w:pPrChange>
      </w:pPr>
      <w:ins w:id="43" w:author="Ibrahim Ndungu" w:date="2024-01-27T19:38:00Z">
        <w:r>
          <w:t xml:space="preserve">Figure </w:t>
        </w:r>
        <w:r>
          <w:fldChar w:fldCharType="begin"/>
        </w:r>
        <w:r>
          <w:instrText xml:space="preserve"> SEQ Figure \* ARABIC </w:instrText>
        </w:r>
      </w:ins>
      <w:r>
        <w:fldChar w:fldCharType="separate"/>
      </w:r>
      <w:r>
        <w:rPr>
          <w:noProof/>
        </w:rPr>
        <w:t>2</w:t>
      </w:r>
      <w:ins w:id="44" w:author="Ibrahim Ndungu" w:date="2024-01-27T19:38:00Z">
        <w:r>
          <w:fldChar w:fldCharType="end"/>
        </w:r>
        <w:r>
          <w:t>. Internet Gateway creation.</w:t>
        </w:r>
      </w:ins>
    </w:p>
    <w:p>
      <w:pPr>
        <w:keepNext/>
        <w:rPr>
          <w:ins w:id="45" w:author="Ibrahim Ndungu" w:date="2024-01-27T19:41:00Z"/>
        </w:rPr>
        <w:pPrChange w:id="46" w:author="Ibrahim Ndungu" w:date="2024-01-27T19:41:00Z">
          <w:pPr/>
        </w:pPrChange>
      </w:pPr>
      <w:ins w:id="47" w:author="Ibrahim Ndungu" w:date="2024-02-01T12:45:00Z">
        <w:r>
          <w:rPr>
            <w:noProof/>
          </w:rPr>
          <w:drawing>
            <wp:inline distT="0" distB="0" distL="0" distR="0">
              <wp:extent cx="5008245" cy="364546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065437" cy="3687091"/>
                      </a:xfrm>
                      <a:prstGeom prst="rect">
                        <a:avLst/>
                      </a:prstGeom>
                    </pic:spPr>
                  </pic:pic>
                </a:graphicData>
              </a:graphic>
            </wp:inline>
          </w:drawing>
        </w:r>
      </w:ins>
    </w:p>
    <w:p>
      <w:pPr>
        <w:pStyle w:val="Caption"/>
        <w:rPr>
          <w:ins w:id="48" w:author="Ibrahim Ndungu" w:date="2024-01-27T19:41:00Z"/>
        </w:rPr>
        <w:pPrChange w:id="49" w:author="Ibrahim Ndungu" w:date="2024-02-01T12:52:00Z">
          <w:pPr/>
        </w:pPrChange>
      </w:pPr>
      <w:ins w:id="50" w:author="Ibrahim Ndungu" w:date="2024-01-27T19:41:00Z">
        <w:r>
          <w:t xml:space="preserve">Figure </w:t>
        </w:r>
        <w:r>
          <w:fldChar w:fldCharType="begin"/>
        </w:r>
        <w:r>
          <w:instrText xml:space="preserve"> SEQ Figure \* ARABIC </w:instrText>
        </w:r>
      </w:ins>
      <w:r>
        <w:fldChar w:fldCharType="separate"/>
      </w:r>
      <w:r>
        <w:rPr>
          <w:noProof/>
        </w:rPr>
        <w:t>3</w:t>
      </w:r>
      <w:ins w:id="51" w:author="Ibrahim Ndungu" w:date="2024-01-27T19:41:00Z">
        <w:r>
          <w:fldChar w:fldCharType="end"/>
        </w:r>
        <w:r>
          <w:t>. Public Route Table</w:t>
        </w:r>
      </w:ins>
      <w:ins w:id="52" w:author="Ibrahim Ndungu" w:date="2024-01-27T20:46:00Z">
        <w:r>
          <w:t xml:space="preserve">, click on the </w:t>
        </w:r>
      </w:ins>
      <w:ins w:id="53" w:author="Ibrahim Ndungu" w:date="2024-02-01T12:47:00Z">
        <w:r>
          <w:t>‘</w:t>
        </w:r>
      </w:ins>
      <w:ins w:id="54" w:author="Ibrahim Ndungu" w:date="2024-01-27T20:46:00Z">
        <w:r>
          <w:t>create route</w:t>
        </w:r>
      </w:ins>
      <w:ins w:id="55" w:author="Ibrahim Ndungu" w:date="2024-02-01T12:47:00Z">
        <w:r>
          <w:t>’</w:t>
        </w:r>
      </w:ins>
      <w:ins w:id="56" w:author="Ibrahim Ndungu" w:date="2024-01-27T20:46:00Z">
        <w:r>
          <w:t xml:space="preserve"> table button</w:t>
        </w:r>
      </w:ins>
      <w:ins w:id="57" w:author="Ibrahim Ndungu" w:date="2024-01-27T19:41:00Z">
        <w:r>
          <w:t>.</w:t>
        </w:r>
      </w:ins>
    </w:p>
    <w:p>
      <w:pPr>
        <w:keepNext/>
        <w:rPr>
          <w:ins w:id="58" w:author="Ibrahim Ndungu" w:date="2024-01-27T19:42:00Z"/>
        </w:rPr>
        <w:pPrChange w:id="59" w:author="Ibrahim Ndungu" w:date="2024-01-27T19:42:00Z">
          <w:pPr/>
        </w:pPrChange>
      </w:pPr>
      <w:ins w:id="60" w:author="Ibrahim Ndungu" w:date="2024-01-27T20:43:00Z">
        <w:r>
          <w:rPr>
            <w:noProof/>
          </w:rPr>
          <w:lastRenderedPageBreak/>
          <w:drawing>
            <wp:inline distT="0" distB="0" distL="0" distR="0">
              <wp:extent cx="5943600" cy="2765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ins>
    </w:p>
    <w:p>
      <w:pPr>
        <w:pStyle w:val="Caption"/>
        <w:rPr>
          <w:del w:id="61" w:author="Ibrahim Ndungu" w:date="2024-01-27T20:49:00Z"/>
          <w:rPrChange w:id="62" w:author="Ibrahim Ndungu" w:date="2024-01-27T19:42:00Z">
            <w:rPr>
              <w:del w:id="63" w:author="Ibrahim Ndungu" w:date="2024-01-27T20:49:00Z"/>
              <w:sz w:val="24"/>
              <w:szCs w:val="24"/>
            </w:rPr>
          </w:rPrChange>
        </w:rPr>
        <w:pPrChange w:id="64" w:author="Ibrahim Ndungu" w:date="2024-01-27T19:42:00Z">
          <w:pPr>
            <w:jc w:val="both"/>
          </w:pPr>
        </w:pPrChange>
      </w:pPr>
      <w:ins w:id="65" w:author="Ibrahim Ndungu" w:date="2024-01-27T19:42:00Z">
        <w:r>
          <w:t xml:space="preserve">Figure </w:t>
        </w:r>
        <w:r>
          <w:rPr>
            <w:i w:val="0"/>
            <w:iCs w:val="0"/>
          </w:rPr>
          <w:fldChar w:fldCharType="begin"/>
        </w:r>
        <w:r>
          <w:instrText xml:space="preserve"> SEQ Figure \* ARABIC </w:instrText>
        </w:r>
      </w:ins>
      <w:r>
        <w:rPr>
          <w:i w:val="0"/>
          <w:iCs w:val="0"/>
        </w:rPr>
        <w:fldChar w:fldCharType="separate"/>
      </w:r>
      <w:r>
        <w:rPr>
          <w:noProof/>
        </w:rPr>
        <w:t>4</w:t>
      </w:r>
      <w:ins w:id="66" w:author="Ibrahim Ndungu" w:date="2024-01-27T19:42:00Z">
        <w:r>
          <w:rPr>
            <w:i w:val="0"/>
            <w:iCs w:val="0"/>
          </w:rPr>
          <w:fldChar w:fldCharType="end"/>
        </w:r>
        <w:r>
          <w:t xml:space="preserve">. </w:t>
        </w:r>
      </w:ins>
      <w:ins w:id="67" w:author="Ibrahim Ndungu" w:date="2024-01-27T20:45:00Z">
        <w:r>
          <w:t>Private Route Table, c</w:t>
        </w:r>
      </w:ins>
      <w:ins w:id="68" w:author="Ibrahim Ndungu" w:date="2024-01-27T20:43:00Z">
        <w:r>
          <w:t xml:space="preserve">lick on the </w:t>
        </w:r>
      </w:ins>
      <w:ins w:id="69" w:author="Ibrahim Ndungu" w:date="2024-02-01T12:52:00Z">
        <w:r>
          <w:t>‘</w:t>
        </w:r>
      </w:ins>
      <w:ins w:id="70" w:author="Ibrahim Ndungu" w:date="2024-01-27T20:44:00Z">
        <w:r>
          <w:t>create route table</w:t>
        </w:r>
      </w:ins>
      <w:ins w:id="71" w:author="Ibrahim Ndungu" w:date="2024-02-01T12:52:00Z">
        <w:r>
          <w:t>’</w:t>
        </w:r>
      </w:ins>
      <w:ins w:id="72" w:author="Ibrahim Ndungu" w:date="2024-01-27T20:44:00Z">
        <w:r>
          <w:t xml:space="preserve"> button</w:t>
        </w:r>
      </w:ins>
      <w:ins w:id="73" w:author="Ibrahim Ndungu" w:date="2024-01-27T19:42:00Z">
        <w:r>
          <w:t>.</w:t>
        </w:r>
      </w:ins>
    </w:p>
    <w:p>
      <w:pPr>
        <w:pStyle w:val="Caption"/>
        <w:rPr>
          <w:i w:val="0"/>
          <w:iCs w:val="0"/>
          <w:rPrChange w:id="74" w:author="Ibrahim Ndungu" w:date="2024-01-27T20:49:00Z">
            <w:rPr>
              <w:i/>
              <w:iCs/>
              <w:sz w:val="24"/>
              <w:szCs w:val="24"/>
            </w:rPr>
          </w:rPrChange>
        </w:rPr>
        <w:pPrChange w:id="75" w:author="Ibrahim Ndungu" w:date="2024-01-27T20:49:00Z">
          <w:pPr>
            <w:jc w:val="both"/>
          </w:pPr>
        </w:pPrChange>
      </w:pPr>
    </w:p>
    <w:p>
      <w:pPr>
        <w:jc w:val="both"/>
        <w:rPr>
          <w:ins w:id="76" w:author="Ibrahim Ndungu" w:date="2024-02-01T12:44:00Z"/>
          <w:sz w:val="24"/>
          <w:szCs w:val="24"/>
        </w:rPr>
      </w:pPr>
    </w:p>
    <w:p>
      <w:pPr>
        <w:jc w:val="both"/>
        <w:rPr>
          <w:sz w:val="24"/>
          <w:szCs w:val="24"/>
        </w:rPr>
      </w:pPr>
      <w:r>
        <w:rPr>
          <w:sz w:val="24"/>
          <w:szCs w:val="24"/>
        </w:rPr>
        <w:t>B). Create the subnets.</w:t>
      </w:r>
    </w:p>
    <w:p>
      <w:pPr>
        <w:jc w:val="both"/>
        <w:rPr>
          <w:sz w:val="24"/>
          <w:szCs w:val="24"/>
        </w:rPr>
      </w:pPr>
      <w:r>
        <w:rPr>
          <w:sz w:val="24"/>
          <w:szCs w:val="24"/>
        </w:rPr>
        <w:t>Amazon Redshift is a managed service that connects to subnets in your VPC.</w:t>
      </w:r>
    </w:p>
    <w:p>
      <w:pPr>
        <w:jc w:val="both"/>
        <w:rPr>
          <w:sz w:val="24"/>
          <w:szCs w:val="24"/>
        </w:rPr>
      </w:pPr>
      <w:r>
        <w:rPr>
          <w:sz w:val="24"/>
          <w:szCs w:val="24"/>
        </w:rPr>
        <w:t>In this project, the following settings w</w:t>
      </w:r>
      <w:ins w:id="77" w:author="Ibrahim Ndungu" w:date="2024-02-01T12:55:00Z">
        <w:r>
          <w:rPr>
            <w:sz w:val="24"/>
            <w:szCs w:val="24"/>
          </w:rPr>
          <w:t>ere</w:t>
        </w:r>
      </w:ins>
      <w:del w:id="78" w:author="Ibrahim Ndungu" w:date="2024-02-01T12:55:00Z">
        <w:r>
          <w:rPr>
            <w:sz w:val="24"/>
            <w:szCs w:val="24"/>
          </w:rPr>
          <w:delText>ill</w:delText>
        </w:r>
      </w:del>
      <w:del w:id="79" w:author="Ibrahim Ndungu" w:date="2024-02-01T12:56:00Z">
        <w:r>
          <w:rPr>
            <w:sz w:val="24"/>
            <w:szCs w:val="24"/>
          </w:rPr>
          <w:delText xml:space="preserve"> be</w:delText>
        </w:r>
      </w:del>
      <w:r>
        <w:rPr>
          <w:sz w:val="24"/>
          <w:szCs w:val="24"/>
        </w:rPr>
        <w:t xml:space="preserve"> used:</w:t>
      </w:r>
    </w:p>
    <w:p>
      <w:pPr>
        <w:numPr>
          <w:ilvl w:val="0"/>
          <w:numId w:val="2"/>
        </w:numPr>
        <w:jc w:val="both"/>
        <w:rPr>
          <w:sz w:val="24"/>
          <w:szCs w:val="24"/>
        </w:rPr>
      </w:pPr>
      <w:r>
        <w:rPr>
          <w:b/>
          <w:bCs/>
          <w:sz w:val="24"/>
          <w:szCs w:val="24"/>
        </w:rPr>
        <w:t>Private subnet 1</w:t>
      </w:r>
    </w:p>
    <w:p>
      <w:pPr>
        <w:numPr>
          <w:ilvl w:val="1"/>
          <w:numId w:val="2"/>
        </w:numPr>
        <w:jc w:val="both"/>
        <w:rPr>
          <w:sz w:val="24"/>
          <w:szCs w:val="24"/>
        </w:rPr>
      </w:pPr>
      <w:r>
        <w:rPr>
          <w:i/>
          <w:iCs/>
          <w:sz w:val="24"/>
          <w:szCs w:val="24"/>
        </w:rPr>
        <w:t xml:space="preserve">Name: </w:t>
      </w:r>
      <w:r>
        <w:rPr>
          <w:sz w:val="24"/>
          <w:szCs w:val="24"/>
        </w:rPr>
        <w:t>Redshift Private 01</w:t>
      </w:r>
    </w:p>
    <w:p>
      <w:pPr>
        <w:numPr>
          <w:ilvl w:val="1"/>
          <w:numId w:val="2"/>
        </w:numPr>
        <w:jc w:val="both"/>
        <w:rPr>
          <w:ins w:id="80" w:author="Ibrahim Ndungu" w:date="2024-01-27T19:35:00Z"/>
          <w:sz w:val="24"/>
          <w:szCs w:val="24"/>
        </w:rPr>
      </w:pPr>
      <w:r>
        <w:rPr>
          <w:i/>
          <w:iCs/>
          <w:sz w:val="24"/>
          <w:szCs w:val="24"/>
        </w:rPr>
        <w:t xml:space="preserve">CIDR: </w:t>
      </w:r>
      <w:r>
        <w:rPr>
          <w:sz w:val="24"/>
          <w:szCs w:val="24"/>
        </w:rPr>
        <w:t>10.60.101.0/24</w:t>
      </w:r>
    </w:p>
    <w:p>
      <w:pPr>
        <w:keepNext/>
        <w:jc w:val="both"/>
        <w:rPr>
          <w:ins w:id="81" w:author="Ibrahim Ndungu" w:date="2024-01-27T19:47:00Z"/>
        </w:rPr>
        <w:pPrChange w:id="82" w:author="Ibrahim Ndungu" w:date="2024-01-27T19:47:00Z">
          <w:pPr>
            <w:jc w:val="both"/>
          </w:pPr>
        </w:pPrChange>
      </w:pPr>
      <w:ins w:id="83" w:author="Ibrahim Ndungu" w:date="2024-01-27T20:48:00Z">
        <w:r>
          <w:rPr>
            <w:noProof/>
          </w:rPr>
          <w:lastRenderedPageBreak/>
          <w:drawing>
            <wp:inline distT="0" distB="0" distL="0" distR="0">
              <wp:extent cx="4568190" cy="635230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4609563" cy="6409840"/>
                      </a:xfrm>
                      <a:prstGeom prst="rect">
                        <a:avLst/>
                      </a:prstGeom>
                    </pic:spPr>
                  </pic:pic>
                </a:graphicData>
              </a:graphic>
            </wp:inline>
          </w:drawing>
        </w:r>
      </w:ins>
    </w:p>
    <w:p>
      <w:pPr>
        <w:pStyle w:val="Caption"/>
        <w:jc w:val="both"/>
        <w:rPr>
          <w:rPrChange w:id="84" w:author="Ibrahim Ndungu" w:date="2024-01-27T20:50:00Z">
            <w:rPr>
              <w:sz w:val="24"/>
              <w:szCs w:val="24"/>
            </w:rPr>
          </w:rPrChange>
        </w:rPr>
        <w:pPrChange w:id="85" w:author="Ibrahim Ndungu" w:date="2024-01-27T20:55:00Z">
          <w:pPr>
            <w:numPr>
              <w:ilvl w:val="1"/>
              <w:numId w:val="2"/>
            </w:numPr>
            <w:tabs>
              <w:tab w:val="num" w:pos="1440"/>
            </w:tabs>
            <w:ind w:left="1440" w:hanging="360"/>
            <w:jc w:val="both"/>
          </w:pPr>
        </w:pPrChange>
      </w:pPr>
      <w:ins w:id="86" w:author="Ibrahim Ndungu" w:date="2024-01-27T19:47:00Z">
        <w:r>
          <w:t xml:space="preserve">Figure </w:t>
        </w:r>
        <w:r>
          <w:fldChar w:fldCharType="begin"/>
        </w:r>
        <w:r>
          <w:instrText xml:space="preserve"> SEQ Figure \* ARABIC </w:instrText>
        </w:r>
      </w:ins>
      <w:r>
        <w:fldChar w:fldCharType="separate"/>
      </w:r>
      <w:r>
        <w:rPr>
          <w:noProof/>
        </w:rPr>
        <w:t>5</w:t>
      </w:r>
      <w:ins w:id="87" w:author="Ibrahim Ndungu" w:date="2024-01-27T19:47:00Z">
        <w:r>
          <w:fldChar w:fldCharType="end"/>
        </w:r>
        <w:r>
          <w:t>.</w:t>
        </w:r>
      </w:ins>
      <w:ins w:id="88" w:author="Ibrahim Ndungu" w:date="2024-01-27T20:46:00Z">
        <w:r>
          <w:t xml:space="preserve"> Click on the </w:t>
        </w:r>
      </w:ins>
      <w:ins w:id="89" w:author="Ibrahim Ndungu" w:date="2024-02-01T12:53:00Z">
        <w:r>
          <w:t>‘</w:t>
        </w:r>
      </w:ins>
      <w:ins w:id="90" w:author="Ibrahim Ndungu" w:date="2024-01-27T20:46:00Z">
        <w:r>
          <w:t>create subnet</w:t>
        </w:r>
      </w:ins>
      <w:ins w:id="91" w:author="Ibrahim Ndungu" w:date="2024-02-01T12:53:00Z">
        <w:r>
          <w:t>’</w:t>
        </w:r>
      </w:ins>
      <w:ins w:id="92" w:author="Ibrahim Ndungu" w:date="2024-01-27T20:46:00Z">
        <w:r>
          <w:t xml:space="preserve"> button.</w:t>
        </w:r>
      </w:ins>
    </w:p>
    <w:p>
      <w:pPr>
        <w:numPr>
          <w:ilvl w:val="0"/>
          <w:numId w:val="2"/>
        </w:numPr>
        <w:jc w:val="both"/>
        <w:rPr>
          <w:sz w:val="24"/>
          <w:szCs w:val="24"/>
        </w:rPr>
      </w:pPr>
      <w:r>
        <w:rPr>
          <w:b/>
          <w:bCs/>
          <w:sz w:val="24"/>
          <w:szCs w:val="24"/>
        </w:rPr>
        <w:t>Private subnet 2</w:t>
      </w:r>
    </w:p>
    <w:p>
      <w:pPr>
        <w:numPr>
          <w:ilvl w:val="1"/>
          <w:numId w:val="2"/>
        </w:numPr>
        <w:jc w:val="both"/>
        <w:rPr>
          <w:sz w:val="24"/>
          <w:szCs w:val="24"/>
        </w:rPr>
      </w:pPr>
      <w:r>
        <w:rPr>
          <w:i/>
          <w:iCs/>
          <w:sz w:val="24"/>
          <w:szCs w:val="24"/>
        </w:rPr>
        <w:t xml:space="preserve">Name: </w:t>
      </w:r>
      <w:r>
        <w:rPr>
          <w:sz w:val="24"/>
          <w:szCs w:val="24"/>
        </w:rPr>
        <w:t>Redshift Private 02</w:t>
      </w:r>
    </w:p>
    <w:p>
      <w:pPr>
        <w:numPr>
          <w:ilvl w:val="1"/>
          <w:numId w:val="2"/>
        </w:numPr>
        <w:jc w:val="both"/>
        <w:rPr>
          <w:ins w:id="93" w:author="Ibrahim Ndungu" w:date="2024-01-27T19:47:00Z"/>
          <w:sz w:val="24"/>
          <w:szCs w:val="24"/>
        </w:rPr>
      </w:pPr>
      <w:r>
        <w:rPr>
          <w:i/>
          <w:iCs/>
          <w:sz w:val="24"/>
          <w:szCs w:val="24"/>
        </w:rPr>
        <w:t xml:space="preserve">CIDR: </w:t>
      </w:r>
      <w:r>
        <w:rPr>
          <w:sz w:val="24"/>
          <w:szCs w:val="24"/>
        </w:rPr>
        <w:t>10.60.102.0/24</w:t>
      </w:r>
    </w:p>
    <w:p>
      <w:pPr>
        <w:keepNext/>
        <w:jc w:val="both"/>
        <w:rPr>
          <w:ins w:id="94" w:author="Ibrahim Ndungu" w:date="2024-01-27T19:49:00Z"/>
        </w:rPr>
        <w:pPrChange w:id="95" w:author="Ibrahim Ndungu" w:date="2024-01-27T19:49:00Z">
          <w:pPr>
            <w:jc w:val="both"/>
          </w:pPr>
        </w:pPrChange>
      </w:pPr>
      <w:ins w:id="96" w:author="Ibrahim Ndungu" w:date="2024-01-27T19:49:00Z">
        <w:r>
          <w:rPr>
            <w:noProof/>
            <w:sz w:val="24"/>
            <w:szCs w:val="24"/>
          </w:rPr>
          <w:lastRenderedPageBreak/>
          <w:drawing>
            <wp:inline distT="0" distB="0" distL="0" distR="0">
              <wp:extent cx="5014442" cy="67333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054468" cy="6787055"/>
                      </a:xfrm>
                      <a:prstGeom prst="rect">
                        <a:avLst/>
                      </a:prstGeom>
                    </pic:spPr>
                  </pic:pic>
                </a:graphicData>
              </a:graphic>
            </wp:inline>
          </w:drawing>
        </w:r>
      </w:ins>
    </w:p>
    <w:p>
      <w:pPr>
        <w:pStyle w:val="Caption"/>
        <w:jc w:val="both"/>
        <w:rPr>
          <w:sz w:val="24"/>
          <w:szCs w:val="24"/>
        </w:rPr>
        <w:pPrChange w:id="97" w:author="Ibrahim Ndungu" w:date="2024-01-27T19:49:00Z">
          <w:pPr>
            <w:numPr>
              <w:ilvl w:val="1"/>
              <w:numId w:val="2"/>
            </w:numPr>
            <w:tabs>
              <w:tab w:val="num" w:pos="1440"/>
            </w:tabs>
            <w:ind w:left="1440" w:hanging="360"/>
            <w:jc w:val="both"/>
          </w:pPr>
        </w:pPrChange>
      </w:pPr>
      <w:ins w:id="98" w:author="Ibrahim Ndungu" w:date="2024-01-27T19:49:00Z">
        <w:r>
          <w:t xml:space="preserve">Figure </w:t>
        </w:r>
        <w:r>
          <w:fldChar w:fldCharType="begin"/>
        </w:r>
        <w:r>
          <w:instrText xml:space="preserve"> SEQ Figure \* ARABIC </w:instrText>
        </w:r>
      </w:ins>
      <w:r>
        <w:fldChar w:fldCharType="separate"/>
      </w:r>
      <w:r>
        <w:rPr>
          <w:noProof/>
        </w:rPr>
        <w:t>6</w:t>
      </w:r>
      <w:ins w:id="99" w:author="Ibrahim Ndungu" w:date="2024-01-27T19:49:00Z">
        <w:r>
          <w:fldChar w:fldCharType="end"/>
        </w:r>
        <w:r>
          <w:t>.</w:t>
        </w:r>
      </w:ins>
      <w:ins w:id="100" w:author="Ibrahim Ndungu" w:date="2024-01-27T20:51:00Z">
        <w:r>
          <w:t xml:space="preserve"> Click on the </w:t>
        </w:r>
      </w:ins>
      <w:ins w:id="101" w:author="Ibrahim Ndungu" w:date="2024-02-01T12:53:00Z">
        <w:r>
          <w:t>‘</w:t>
        </w:r>
      </w:ins>
      <w:ins w:id="102" w:author="Ibrahim Ndungu" w:date="2024-01-27T20:51:00Z">
        <w:r>
          <w:t>create subnet</w:t>
        </w:r>
      </w:ins>
      <w:ins w:id="103" w:author="Ibrahim Ndungu" w:date="2024-02-01T12:53:00Z">
        <w:r>
          <w:t>'</w:t>
        </w:r>
      </w:ins>
      <w:ins w:id="104" w:author="Ibrahim Ndungu" w:date="2024-01-27T20:51:00Z">
        <w:r>
          <w:t xml:space="preserve"> button.</w:t>
        </w:r>
      </w:ins>
    </w:p>
    <w:p>
      <w:pPr>
        <w:jc w:val="both"/>
        <w:rPr>
          <w:sz w:val="24"/>
          <w:szCs w:val="24"/>
        </w:rPr>
      </w:pPr>
    </w:p>
    <w:p>
      <w:pPr>
        <w:jc w:val="both"/>
        <w:rPr>
          <w:sz w:val="24"/>
          <w:szCs w:val="24"/>
        </w:rPr>
      </w:pPr>
      <w:r>
        <w:rPr>
          <w:sz w:val="24"/>
          <w:szCs w:val="24"/>
        </w:rPr>
        <w:t>C). Create an Amazon S3 bucket.</w:t>
      </w:r>
    </w:p>
    <w:p>
      <w:pPr>
        <w:jc w:val="both"/>
        <w:rPr>
          <w:sz w:val="24"/>
          <w:szCs w:val="24"/>
        </w:rPr>
      </w:pPr>
      <w:r>
        <w:rPr>
          <w:sz w:val="24"/>
          <w:szCs w:val="24"/>
        </w:rPr>
        <w:t>The data used for this demo is randomly generated and uploaded to an Amazon Simple Storage Service (Amazon S3) bucket.</w:t>
      </w:r>
    </w:p>
    <w:p>
      <w:pPr>
        <w:jc w:val="both"/>
        <w:rPr>
          <w:sz w:val="24"/>
          <w:szCs w:val="24"/>
        </w:rPr>
      </w:pPr>
      <w:r>
        <w:rPr>
          <w:sz w:val="24"/>
          <w:szCs w:val="24"/>
        </w:rPr>
        <w:lastRenderedPageBreak/>
        <w:t>In this project, the following settings w</w:t>
      </w:r>
      <w:ins w:id="105" w:author="Ibrahim Ndungu" w:date="2024-02-01T12:55:00Z">
        <w:r>
          <w:rPr>
            <w:sz w:val="24"/>
            <w:szCs w:val="24"/>
          </w:rPr>
          <w:t>ere</w:t>
        </w:r>
      </w:ins>
      <w:del w:id="106" w:author="Ibrahim Ndungu" w:date="2024-02-01T12:55:00Z">
        <w:r>
          <w:rPr>
            <w:sz w:val="24"/>
            <w:szCs w:val="24"/>
          </w:rPr>
          <w:delText>ill</w:delText>
        </w:r>
      </w:del>
      <w:del w:id="107" w:author="Ibrahim Ndungu" w:date="2024-02-01T12:56:00Z">
        <w:r>
          <w:rPr>
            <w:sz w:val="24"/>
            <w:szCs w:val="24"/>
          </w:rPr>
          <w:delText xml:space="preserve"> be</w:delText>
        </w:r>
      </w:del>
      <w:r>
        <w:rPr>
          <w:sz w:val="24"/>
          <w:szCs w:val="24"/>
        </w:rPr>
        <w:t xml:space="preserve"> used:</w:t>
      </w:r>
    </w:p>
    <w:p>
      <w:pPr>
        <w:numPr>
          <w:ilvl w:val="0"/>
          <w:numId w:val="3"/>
        </w:numPr>
        <w:jc w:val="both"/>
        <w:rPr>
          <w:sz w:val="24"/>
          <w:szCs w:val="24"/>
        </w:rPr>
      </w:pPr>
      <w:r>
        <w:rPr>
          <w:i/>
          <w:iCs/>
          <w:sz w:val="24"/>
          <w:szCs w:val="24"/>
        </w:rPr>
        <w:t>Region:</w:t>
      </w:r>
      <w:r>
        <w:rPr>
          <w:sz w:val="24"/>
          <w:szCs w:val="24"/>
        </w:rPr>
        <w:t xml:space="preserve"> us-east-1</w:t>
      </w:r>
    </w:p>
    <w:p>
      <w:pPr>
        <w:numPr>
          <w:ilvl w:val="0"/>
          <w:numId w:val="3"/>
        </w:numPr>
        <w:jc w:val="both"/>
        <w:rPr>
          <w:ins w:id="108" w:author="Ibrahim Ndungu" w:date="2024-01-27T19:50:00Z"/>
          <w:i/>
          <w:iCs/>
          <w:sz w:val="24"/>
          <w:szCs w:val="24"/>
        </w:rPr>
      </w:pPr>
      <w:r>
        <w:rPr>
          <w:i/>
          <w:iCs/>
          <w:sz w:val="24"/>
          <w:szCs w:val="24"/>
        </w:rPr>
        <w:t xml:space="preserve">Bucket: </w:t>
      </w:r>
      <w:r>
        <w:rPr>
          <w:sz w:val="24"/>
          <w:szCs w:val="24"/>
        </w:rPr>
        <w:t xml:space="preserve">redshift-database-demo </w:t>
      </w:r>
      <w:r>
        <w:rPr>
          <w:i/>
          <w:iCs/>
          <w:sz w:val="24"/>
          <w:szCs w:val="24"/>
        </w:rPr>
        <w:t>(Make sure to use a unique bucket name)</w:t>
      </w:r>
    </w:p>
    <w:p>
      <w:pPr>
        <w:keepNext/>
        <w:jc w:val="both"/>
        <w:rPr>
          <w:ins w:id="109" w:author="Ibrahim Ndungu" w:date="2024-01-27T19:51:00Z"/>
        </w:rPr>
        <w:pPrChange w:id="110" w:author="Ibrahim Ndungu" w:date="2024-01-27T19:51:00Z">
          <w:pPr>
            <w:jc w:val="both"/>
          </w:pPr>
        </w:pPrChange>
      </w:pPr>
      <w:ins w:id="111" w:author="Ibrahim Ndungu" w:date="2024-01-27T19:51:00Z">
        <w:r>
          <w:rPr>
            <w:noProof/>
            <w:sz w:val="24"/>
            <w:szCs w:val="24"/>
          </w:rPr>
          <w:drawing>
            <wp:inline distT="0" distB="0" distL="0" distR="0">
              <wp:extent cx="4571317" cy="595052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616458" cy="6009287"/>
                      </a:xfrm>
                      <a:prstGeom prst="rect">
                        <a:avLst/>
                      </a:prstGeom>
                    </pic:spPr>
                  </pic:pic>
                </a:graphicData>
              </a:graphic>
            </wp:inline>
          </w:drawing>
        </w:r>
      </w:ins>
    </w:p>
    <w:p>
      <w:pPr>
        <w:pStyle w:val="Caption"/>
        <w:jc w:val="both"/>
        <w:rPr>
          <w:i w:val="0"/>
          <w:iCs w:val="0"/>
          <w:sz w:val="24"/>
          <w:szCs w:val="24"/>
          <w:rPrChange w:id="112" w:author="Ibrahim Ndungu" w:date="2024-01-27T19:51:00Z">
            <w:rPr>
              <w:i/>
              <w:iCs/>
              <w:sz w:val="24"/>
              <w:szCs w:val="24"/>
            </w:rPr>
          </w:rPrChange>
        </w:rPr>
        <w:pPrChange w:id="113" w:author="Ibrahim Ndungu" w:date="2024-01-27T19:51:00Z">
          <w:pPr>
            <w:numPr>
              <w:numId w:val="3"/>
            </w:numPr>
            <w:tabs>
              <w:tab w:val="num" w:pos="720"/>
            </w:tabs>
            <w:ind w:left="720" w:hanging="360"/>
            <w:jc w:val="both"/>
          </w:pPr>
        </w:pPrChange>
      </w:pPr>
      <w:ins w:id="114" w:author="Ibrahim Ndungu" w:date="2024-01-27T19:51:00Z">
        <w:r>
          <w:t xml:space="preserve">Figure </w:t>
        </w:r>
        <w:r>
          <w:fldChar w:fldCharType="begin"/>
        </w:r>
        <w:r>
          <w:instrText xml:space="preserve"> SEQ Figure \* ARABIC </w:instrText>
        </w:r>
      </w:ins>
      <w:r>
        <w:fldChar w:fldCharType="separate"/>
      </w:r>
      <w:r>
        <w:rPr>
          <w:noProof/>
        </w:rPr>
        <w:t>7</w:t>
      </w:r>
      <w:ins w:id="115" w:author="Ibrahim Ndungu" w:date="2024-01-27T19:51:00Z">
        <w:r>
          <w:fldChar w:fldCharType="end"/>
        </w:r>
        <w:r>
          <w:t>.</w:t>
        </w:r>
      </w:ins>
    </w:p>
    <w:p>
      <w:pPr>
        <w:keepNext/>
        <w:jc w:val="both"/>
        <w:rPr>
          <w:ins w:id="116" w:author="Ibrahim Ndungu" w:date="2024-01-27T19:52:00Z"/>
        </w:rPr>
        <w:pPrChange w:id="117" w:author="Ibrahim Ndungu" w:date="2024-01-27T19:52:00Z">
          <w:pPr>
            <w:jc w:val="both"/>
          </w:pPr>
        </w:pPrChange>
      </w:pPr>
      <w:ins w:id="118" w:author="Ibrahim Ndungu" w:date="2024-01-27T19:52:00Z">
        <w:r>
          <w:rPr>
            <w:noProof/>
            <w:sz w:val="24"/>
            <w:szCs w:val="24"/>
          </w:rPr>
          <w:lastRenderedPageBreak/>
          <w:drawing>
            <wp:inline distT="0" distB="0" distL="0" distR="0">
              <wp:extent cx="5025449" cy="665710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050534" cy="6690339"/>
                      </a:xfrm>
                      <a:prstGeom prst="rect">
                        <a:avLst/>
                      </a:prstGeom>
                    </pic:spPr>
                  </pic:pic>
                </a:graphicData>
              </a:graphic>
            </wp:inline>
          </w:drawing>
        </w:r>
      </w:ins>
    </w:p>
    <w:p>
      <w:pPr>
        <w:pStyle w:val="Caption"/>
        <w:jc w:val="both"/>
        <w:rPr>
          <w:sz w:val="24"/>
          <w:szCs w:val="24"/>
        </w:rPr>
        <w:pPrChange w:id="119" w:author="Ibrahim Ndungu" w:date="2024-01-27T19:52:00Z">
          <w:pPr>
            <w:jc w:val="both"/>
          </w:pPr>
        </w:pPrChange>
      </w:pPr>
      <w:ins w:id="120" w:author="Ibrahim Ndungu" w:date="2024-01-27T19:52:00Z">
        <w:r>
          <w:t xml:space="preserve">Figure </w:t>
        </w:r>
        <w:r>
          <w:fldChar w:fldCharType="begin"/>
        </w:r>
        <w:r>
          <w:instrText xml:space="preserve"> SEQ Figure \* ARABIC </w:instrText>
        </w:r>
      </w:ins>
      <w:r>
        <w:fldChar w:fldCharType="separate"/>
      </w:r>
      <w:r>
        <w:rPr>
          <w:noProof/>
        </w:rPr>
        <w:t>8</w:t>
      </w:r>
      <w:ins w:id="121" w:author="Ibrahim Ndungu" w:date="2024-01-27T19:52:00Z">
        <w:r>
          <w:fldChar w:fldCharType="end"/>
        </w:r>
        <w:r>
          <w:t>.</w:t>
        </w:r>
      </w:ins>
    </w:p>
    <w:p>
      <w:pPr>
        <w:jc w:val="both"/>
        <w:rPr>
          <w:sz w:val="24"/>
          <w:szCs w:val="24"/>
        </w:rPr>
      </w:pPr>
      <w:r>
        <w:rPr>
          <w:sz w:val="24"/>
          <w:szCs w:val="24"/>
        </w:rPr>
        <w:t>D). Create an Amazon S3 endpoint.</w:t>
      </w:r>
    </w:p>
    <w:p>
      <w:pPr>
        <w:jc w:val="both"/>
        <w:rPr>
          <w:sz w:val="24"/>
          <w:szCs w:val="24"/>
        </w:rPr>
      </w:pPr>
      <w:r>
        <w:rPr>
          <w:sz w:val="24"/>
          <w:szCs w:val="24"/>
        </w:rPr>
        <w:t>By default, traffic between an Amazon Redshift cluster and Amazon S3 traverses the public AWS network. A VPC endpoint forces all COPY and UNLOAD traffic between your cluster and your data on Amazon S3 to stay in your VPC.</w:t>
      </w:r>
    </w:p>
    <w:p>
      <w:pPr>
        <w:jc w:val="both"/>
        <w:rPr>
          <w:sz w:val="24"/>
          <w:szCs w:val="24"/>
        </w:rPr>
      </w:pPr>
      <w:r>
        <w:rPr>
          <w:sz w:val="24"/>
          <w:szCs w:val="24"/>
        </w:rPr>
        <w:lastRenderedPageBreak/>
        <w:t>In this project, the following settings w</w:t>
      </w:r>
      <w:del w:id="122" w:author="Ibrahim Ndungu" w:date="2024-02-01T12:56:00Z">
        <w:r>
          <w:rPr>
            <w:sz w:val="24"/>
            <w:szCs w:val="24"/>
          </w:rPr>
          <w:delText>i</w:delText>
        </w:r>
      </w:del>
      <w:ins w:id="123" w:author="Ibrahim Ndungu" w:date="2024-02-01T12:56:00Z">
        <w:r>
          <w:rPr>
            <w:sz w:val="24"/>
            <w:szCs w:val="24"/>
          </w:rPr>
          <w:t>ere</w:t>
        </w:r>
      </w:ins>
      <w:del w:id="124" w:author="Ibrahim Ndungu" w:date="2024-02-01T12:56:00Z">
        <w:r>
          <w:rPr>
            <w:sz w:val="24"/>
            <w:szCs w:val="24"/>
          </w:rPr>
          <w:delText>ll be</w:delText>
        </w:r>
      </w:del>
      <w:r>
        <w:rPr>
          <w:sz w:val="24"/>
          <w:szCs w:val="24"/>
        </w:rPr>
        <w:t xml:space="preserve"> used: </w:t>
      </w:r>
    </w:p>
    <w:p>
      <w:pPr>
        <w:numPr>
          <w:ilvl w:val="0"/>
          <w:numId w:val="4"/>
        </w:numPr>
        <w:jc w:val="both"/>
        <w:rPr>
          <w:sz w:val="24"/>
          <w:szCs w:val="24"/>
        </w:rPr>
      </w:pPr>
      <w:r>
        <w:rPr>
          <w:i/>
          <w:iCs/>
          <w:sz w:val="24"/>
          <w:szCs w:val="24"/>
        </w:rPr>
        <w:t>Service name:</w:t>
      </w:r>
      <w:r>
        <w:rPr>
          <w:sz w:val="24"/>
          <w:szCs w:val="24"/>
        </w:rPr>
        <w:t xml:space="preserve"> com.amazonaws.us-east-</w:t>
      </w:r>
      <w:proofErr w:type="gramStart"/>
      <w:r>
        <w:rPr>
          <w:sz w:val="24"/>
          <w:szCs w:val="24"/>
        </w:rPr>
        <w:t>1.s</w:t>
      </w:r>
      <w:proofErr w:type="gramEnd"/>
      <w:r>
        <w:rPr>
          <w:sz w:val="24"/>
          <w:szCs w:val="24"/>
        </w:rPr>
        <w:t>3</w:t>
      </w:r>
    </w:p>
    <w:p>
      <w:pPr>
        <w:numPr>
          <w:ilvl w:val="0"/>
          <w:numId w:val="4"/>
        </w:numPr>
        <w:jc w:val="both"/>
        <w:rPr>
          <w:sz w:val="24"/>
          <w:szCs w:val="24"/>
        </w:rPr>
      </w:pPr>
      <w:r>
        <w:rPr>
          <w:i/>
          <w:iCs/>
          <w:sz w:val="24"/>
          <w:szCs w:val="24"/>
        </w:rPr>
        <w:t>Endpoint type:</w:t>
      </w:r>
      <w:r>
        <w:rPr>
          <w:sz w:val="24"/>
          <w:szCs w:val="24"/>
        </w:rPr>
        <w:t xml:space="preserve"> Gateway</w:t>
      </w:r>
    </w:p>
    <w:p>
      <w:pPr>
        <w:numPr>
          <w:ilvl w:val="0"/>
          <w:numId w:val="4"/>
        </w:numPr>
        <w:jc w:val="both"/>
        <w:rPr>
          <w:ins w:id="125" w:author="Ibrahim Ndungu" w:date="2024-01-27T20:01:00Z"/>
          <w:sz w:val="24"/>
          <w:szCs w:val="24"/>
        </w:rPr>
      </w:pPr>
      <w:r>
        <w:rPr>
          <w:i/>
          <w:iCs/>
          <w:sz w:val="24"/>
          <w:szCs w:val="24"/>
        </w:rPr>
        <w:t xml:space="preserve">Route table: </w:t>
      </w:r>
      <w:r>
        <w:rPr>
          <w:sz w:val="24"/>
          <w:szCs w:val="24"/>
        </w:rPr>
        <w:t>Redshift Project Private</w:t>
      </w:r>
    </w:p>
    <w:p>
      <w:pPr>
        <w:jc w:val="both"/>
        <w:rPr>
          <w:ins w:id="126" w:author="Ibrahim Ndungu" w:date="2024-01-27T19:53:00Z"/>
          <w:sz w:val="24"/>
          <w:szCs w:val="24"/>
        </w:rPr>
        <w:pPrChange w:id="127" w:author="Ibrahim Ndungu" w:date="2024-01-27T20:01:00Z">
          <w:pPr>
            <w:numPr>
              <w:numId w:val="4"/>
            </w:numPr>
            <w:tabs>
              <w:tab w:val="num" w:pos="720"/>
            </w:tabs>
            <w:ind w:left="720" w:hanging="360"/>
            <w:jc w:val="both"/>
          </w:pPr>
        </w:pPrChange>
      </w:pPr>
    </w:p>
    <w:p>
      <w:pPr>
        <w:keepNext/>
        <w:jc w:val="both"/>
        <w:rPr>
          <w:ins w:id="128" w:author="Ibrahim Ndungu" w:date="2024-01-27T19:59:00Z"/>
        </w:rPr>
        <w:pPrChange w:id="129" w:author="Ibrahim Ndungu" w:date="2024-01-27T19:59:00Z">
          <w:pPr>
            <w:jc w:val="both"/>
          </w:pPr>
        </w:pPrChange>
      </w:pPr>
      <w:ins w:id="130" w:author="Ibrahim Ndungu" w:date="2024-01-27T19:58:00Z">
        <w:r>
          <w:rPr>
            <w:noProof/>
            <w:sz w:val="24"/>
            <w:szCs w:val="24"/>
          </w:rPr>
          <w:drawing>
            <wp:inline distT="0" distB="0" distL="0" distR="0">
              <wp:extent cx="5943600" cy="2901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ins>
    </w:p>
    <w:p>
      <w:pPr>
        <w:pStyle w:val="Caption"/>
        <w:jc w:val="both"/>
        <w:rPr>
          <w:ins w:id="131" w:author="Ibrahim Ndungu" w:date="2024-01-27T20:00:00Z"/>
        </w:rPr>
      </w:pPr>
      <w:ins w:id="132" w:author="Ibrahim Ndungu" w:date="2024-01-27T19:59:00Z">
        <w:r>
          <w:t xml:space="preserve">Figure </w:t>
        </w:r>
        <w:r>
          <w:fldChar w:fldCharType="begin"/>
        </w:r>
        <w:r>
          <w:instrText xml:space="preserve"> SEQ Figure \* ARABIC </w:instrText>
        </w:r>
      </w:ins>
      <w:r>
        <w:fldChar w:fldCharType="separate"/>
      </w:r>
      <w:r>
        <w:rPr>
          <w:noProof/>
        </w:rPr>
        <w:t>9</w:t>
      </w:r>
      <w:ins w:id="133" w:author="Ibrahim Ndungu" w:date="2024-01-27T19:59:00Z">
        <w:r>
          <w:fldChar w:fldCharType="end"/>
        </w:r>
        <w:r>
          <w:t>.</w:t>
        </w:r>
      </w:ins>
      <w:ins w:id="134" w:author="Ibrahim Ndungu" w:date="2024-01-27T20:00:00Z">
        <w:r>
          <w:t xml:space="preserve"> Part A.</w:t>
        </w:r>
      </w:ins>
    </w:p>
    <w:p>
      <w:pPr>
        <w:rPr>
          <w:ins w:id="135" w:author="Ibrahim Ndungu" w:date="2024-01-27T20:00:00Z"/>
        </w:rPr>
        <w:pPrChange w:id="136" w:author="Ibrahim Ndungu" w:date="2024-01-27T20:00:00Z">
          <w:pPr>
            <w:pStyle w:val="Caption"/>
            <w:jc w:val="both"/>
          </w:pPr>
        </w:pPrChange>
      </w:pPr>
    </w:p>
    <w:p>
      <w:pPr>
        <w:keepNext/>
        <w:rPr>
          <w:ins w:id="137" w:author="Ibrahim Ndungu" w:date="2024-01-27T20:01:00Z"/>
        </w:rPr>
        <w:pPrChange w:id="138" w:author="Ibrahim Ndungu" w:date="2024-01-27T20:01:00Z">
          <w:pPr/>
        </w:pPrChange>
      </w:pPr>
      <w:ins w:id="139" w:author="Ibrahim Ndungu" w:date="2024-01-27T20:56:00Z">
        <w:r>
          <w:rPr>
            <w:noProof/>
          </w:rPr>
          <w:drawing>
            <wp:inline distT="0" distB="0" distL="0" distR="0">
              <wp:extent cx="5943600" cy="2613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ins>
    </w:p>
    <w:p>
      <w:pPr>
        <w:pStyle w:val="Caption"/>
        <w:rPr>
          <w:rPrChange w:id="140" w:author="Ibrahim Ndungu" w:date="2024-02-01T13:00:00Z">
            <w:rPr>
              <w:sz w:val="24"/>
              <w:szCs w:val="24"/>
            </w:rPr>
          </w:rPrChange>
        </w:rPr>
        <w:pPrChange w:id="141" w:author="Ibrahim Ndungu" w:date="2024-02-01T13:00:00Z">
          <w:pPr>
            <w:numPr>
              <w:numId w:val="4"/>
            </w:numPr>
            <w:tabs>
              <w:tab w:val="num" w:pos="720"/>
            </w:tabs>
            <w:ind w:left="720" w:hanging="360"/>
            <w:jc w:val="both"/>
          </w:pPr>
        </w:pPrChange>
      </w:pPr>
      <w:ins w:id="142" w:author="Ibrahim Ndungu" w:date="2024-01-27T20:01:00Z">
        <w:r>
          <w:t xml:space="preserve">Figure </w:t>
        </w:r>
        <w:r>
          <w:fldChar w:fldCharType="begin"/>
        </w:r>
        <w:r>
          <w:instrText xml:space="preserve"> SEQ Figure \* ARABIC </w:instrText>
        </w:r>
      </w:ins>
      <w:r>
        <w:fldChar w:fldCharType="separate"/>
      </w:r>
      <w:r>
        <w:rPr>
          <w:noProof/>
        </w:rPr>
        <w:t>10</w:t>
      </w:r>
      <w:ins w:id="143" w:author="Ibrahim Ndungu" w:date="2024-01-27T20:01:00Z">
        <w:r>
          <w:fldChar w:fldCharType="end"/>
        </w:r>
        <w:r>
          <w:t>.</w:t>
        </w:r>
      </w:ins>
      <w:ins w:id="144" w:author="Ibrahim Ndungu" w:date="2024-01-27T20:24:00Z">
        <w:r>
          <w:t xml:space="preserve"> Click the Create endpoint button.</w:t>
        </w:r>
      </w:ins>
    </w:p>
    <w:p>
      <w:pPr>
        <w:jc w:val="both"/>
        <w:rPr>
          <w:sz w:val="24"/>
          <w:szCs w:val="24"/>
        </w:rPr>
      </w:pPr>
      <w:ins w:id="145" w:author="Ibrahim Ndungu" w:date="2024-02-01T12:57:00Z">
        <w:r>
          <w:rPr>
            <w:b/>
            <w:bCs/>
            <w:sz w:val="24"/>
            <w:szCs w:val="24"/>
            <w:rPrChange w:id="146" w:author="Ibrahim Ndungu" w:date="2024-02-01T12:57:00Z">
              <w:rPr>
                <w:sz w:val="24"/>
                <w:szCs w:val="24"/>
              </w:rPr>
            </w:rPrChange>
          </w:rPr>
          <w:lastRenderedPageBreak/>
          <w:t>NB:</w:t>
        </w:r>
        <w:r>
          <w:rPr>
            <w:sz w:val="24"/>
            <w:szCs w:val="24"/>
          </w:rPr>
          <w:t xml:space="preserve"> </w:t>
        </w:r>
      </w:ins>
      <w:r>
        <w:rPr>
          <w:sz w:val="24"/>
          <w:szCs w:val="24"/>
        </w:rPr>
        <w:t>The Amazon Redshift cluster must be in the same Region as the S3 bucket.</w:t>
      </w:r>
    </w:p>
    <w:p>
      <w:pPr>
        <w:jc w:val="both"/>
        <w:rPr>
          <w:sz w:val="24"/>
          <w:szCs w:val="24"/>
        </w:rPr>
      </w:pPr>
    </w:p>
    <w:p>
      <w:pPr>
        <w:jc w:val="both"/>
        <w:rPr>
          <w:sz w:val="24"/>
          <w:szCs w:val="24"/>
        </w:rPr>
      </w:pPr>
      <w:r>
        <w:rPr>
          <w:sz w:val="24"/>
          <w:szCs w:val="24"/>
        </w:rPr>
        <w:t>E). Create an IAM role.</w:t>
      </w:r>
    </w:p>
    <w:p>
      <w:pPr>
        <w:jc w:val="both"/>
        <w:rPr>
          <w:sz w:val="24"/>
          <w:szCs w:val="24"/>
        </w:rPr>
      </w:pPr>
      <w:r>
        <w:rPr>
          <w:sz w:val="24"/>
          <w:szCs w:val="24"/>
        </w:rPr>
        <w:t>Amazon Redshift needs permission to copy data to and from S3 buckets. This access is granted using AWS Identity and Access Management (IAM) roles. A role defines a set of permissions for making AWS service requests.</w:t>
      </w:r>
    </w:p>
    <w:p>
      <w:pPr>
        <w:jc w:val="both"/>
        <w:rPr>
          <w:sz w:val="24"/>
          <w:szCs w:val="24"/>
        </w:rPr>
      </w:pPr>
      <w:r>
        <w:rPr>
          <w:sz w:val="24"/>
          <w:szCs w:val="24"/>
        </w:rPr>
        <w:t>In this project, the following settings were used: </w:t>
      </w:r>
    </w:p>
    <w:p>
      <w:pPr>
        <w:numPr>
          <w:ilvl w:val="0"/>
          <w:numId w:val="5"/>
        </w:numPr>
        <w:jc w:val="both"/>
        <w:rPr>
          <w:sz w:val="24"/>
          <w:szCs w:val="24"/>
        </w:rPr>
      </w:pPr>
      <w:r>
        <w:rPr>
          <w:i/>
          <w:iCs/>
          <w:sz w:val="24"/>
          <w:szCs w:val="24"/>
        </w:rPr>
        <w:t>Role name:</w:t>
      </w:r>
      <w:r>
        <w:rPr>
          <w:sz w:val="24"/>
          <w:szCs w:val="24"/>
        </w:rPr>
        <w:t xml:space="preserve"> RedshiftDemoProject</w:t>
      </w:r>
    </w:p>
    <w:p>
      <w:pPr>
        <w:numPr>
          <w:ilvl w:val="0"/>
          <w:numId w:val="5"/>
        </w:numPr>
        <w:jc w:val="both"/>
        <w:rPr>
          <w:ins w:id="147" w:author="Ibrahim Ndungu" w:date="2024-02-01T12:39:00Z"/>
          <w:sz w:val="24"/>
          <w:szCs w:val="24"/>
        </w:rPr>
      </w:pPr>
      <w:r>
        <w:rPr>
          <w:i/>
          <w:iCs/>
          <w:sz w:val="24"/>
          <w:szCs w:val="24"/>
        </w:rPr>
        <w:t>Policy name: </w:t>
      </w:r>
      <w:proofErr w:type="spellStart"/>
      <w:r>
        <w:rPr>
          <w:sz w:val="24"/>
          <w:szCs w:val="24"/>
        </w:rPr>
        <w:t>RedshiftDemoProject</w:t>
      </w:r>
      <w:proofErr w:type="spellEnd"/>
    </w:p>
    <w:p>
      <w:pPr>
        <w:jc w:val="both"/>
        <w:rPr>
          <w:ins w:id="148" w:author="Ibrahim Ndungu" w:date="2024-01-27T20:02:00Z"/>
          <w:sz w:val="24"/>
          <w:szCs w:val="24"/>
        </w:rPr>
        <w:pPrChange w:id="149" w:author="Ibrahim Ndungu" w:date="2024-02-01T12:40:00Z">
          <w:pPr>
            <w:numPr>
              <w:numId w:val="5"/>
            </w:numPr>
            <w:tabs>
              <w:tab w:val="num" w:pos="720"/>
            </w:tabs>
            <w:ind w:left="720" w:hanging="360"/>
            <w:jc w:val="both"/>
          </w:pPr>
        </w:pPrChange>
      </w:pPr>
    </w:p>
    <w:p>
      <w:pPr>
        <w:keepNext/>
        <w:jc w:val="both"/>
        <w:rPr>
          <w:ins w:id="150" w:author="Ibrahim Ndungu" w:date="2024-01-27T20:03:00Z"/>
        </w:rPr>
        <w:pPrChange w:id="151" w:author="Ibrahim Ndungu" w:date="2024-01-27T20:03:00Z">
          <w:pPr>
            <w:jc w:val="both"/>
          </w:pPr>
        </w:pPrChange>
      </w:pPr>
      <w:ins w:id="152" w:author="Ibrahim Ndungu" w:date="2024-01-27T20:10:00Z">
        <w:r>
          <w:rPr>
            <w:noProof/>
          </w:rPr>
          <w:drawing>
            <wp:inline distT="0" distB="0" distL="0" distR="0">
              <wp:extent cx="594360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ins>
    </w:p>
    <w:p>
      <w:pPr>
        <w:pStyle w:val="Caption"/>
        <w:jc w:val="both"/>
        <w:rPr>
          <w:ins w:id="153" w:author="Ibrahim Ndungu" w:date="2024-01-27T19:59:00Z"/>
          <w:rPrChange w:id="154" w:author="Ibrahim Ndungu" w:date="2024-01-27T20:04:00Z">
            <w:rPr>
              <w:ins w:id="155" w:author="Ibrahim Ndungu" w:date="2024-01-27T19:59:00Z"/>
              <w:sz w:val="24"/>
              <w:szCs w:val="24"/>
            </w:rPr>
          </w:rPrChange>
        </w:rPr>
        <w:pPrChange w:id="156" w:author="Ibrahim Ndungu" w:date="2024-01-27T20:04:00Z">
          <w:pPr>
            <w:jc w:val="both"/>
          </w:pPr>
        </w:pPrChange>
      </w:pPr>
      <w:ins w:id="157" w:author="Ibrahim Ndungu" w:date="2024-01-27T20:03:00Z">
        <w:r>
          <w:t xml:space="preserve">Figure </w:t>
        </w:r>
        <w:r>
          <w:fldChar w:fldCharType="begin"/>
        </w:r>
        <w:r>
          <w:instrText xml:space="preserve"> SEQ Figure \* ARABIC </w:instrText>
        </w:r>
      </w:ins>
      <w:r>
        <w:fldChar w:fldCharType="separate"/>
      </w:r>
      <w:r>
        <w:rPr>
          <w:noProof/>
        </w:rPr>
        <w:t>11</w:t>
      </w:r>
      <w:ins w:id="158" w:author="Ibrahim Ndungu" w:date="2024-01-27T20:03:00Z">
        <w:r>
          <w:fldChar w:fldCharType="end"/>
        </w:r>
        <w:r>
          <w:t>.</w:t>
        </w:r>
      </w:ins>
    </w:p>
    <w:p>
      <w:pPr>
        <w:jc w:val="both"/>
        <w:rPr>
          <w:sz w:val="24"/>
          <w:szCs w:val="24"/>
        </w:rPr>
        <w:pPrChange w:id="159" w:author="Ibrahim Ndungu" w:date="2024-01-27T19:59:00Z">
          <w:pPr>
            <w:numPr>
              <w:numId w:val="5"/>
            </w:numPr>
            <w:tabs>
              <w:tab w:val="num" w:pos="720"/>
            </w:tabs>
            <w:ind w:left="720" w:hanging="360"/>
            <w:jc w:val="both"/>
          </w:pPr>
        </w:pPrChange>
      </w:pPr>
    </w:p>
    <w:p>
      <w:pPr>
        <w:jc w:val="both"/>
        <w:rPr>
          <w:sz w:val="24"/>
          <w:szCs w:val="24"/>
        </w:rPr>
      </w:pPr>
      <w:r>
        <w:rPr>
          <w:sz w:val="24"/>
          <w:szCs w:val="24"/>
        </w:rPr>
        <w:t>In this example, the role and policy names are the same.  This was for ease of use. They can be different.</w:t>
      </w:r>
    </w:p>
    <w:p>
      <w:pPr>
        <w:jc w:val="both"/>
        <w:rPr>
          <w:sz w:val="24"/>
          <w:szCs w:val="24"/>
        </w:rPr>
      </w:pPr>
      <w:r>
        <w:rPr>
          <w:sz w:val="24"/>
          <w:szCs w:val="24"/>
        </w:rPr>
        <w:t>The policy gives Amazon Redshift full access to a specific S3 bucket, redshift-database-demo, and the objects inside it.</w:t>
      </w:r>
    </w:p>
    <w:p>
      <w:pPr>
        <w:jc w:val="both"/>
        <w:rPr>
          <w:sz w:val="24"/>
          <w:szCs w:val="24"/>
        </w:rPr>
      </w:pPr>
      <w:r>
        <w:rPr>
          <w:sz w:val="24"/>
          <w:szCs w:val="24"/>
        </w:rPr>
        <w:lastRenderedPageBreak/>
        <w:t>It also has a trust relationship with redshift.amazonaws.com. The trust relationship defines who/what can assume a role. Because of this trust relationship, only Amazon Redshift can assume this role, and it has to be explicitly assigned to the cluster.</w:t>
      </w:r>
    </w:p>
    <w:p>
      <w:pPr>
        <w:jc w:val="both"/>
        <w:rPr>
          <w:sz w:val="24"/>
          <w:szCs w:val="24"/>
        </w:rPr>
      </w:pPr>
    </w:p>
    <w:p>
      <w:pPr>
        <w:jc w:val="both"/>
        <w:rPr>
          <w:sz w:val="24"/>
          <w:szCs w:val="24"/>
        </w:rPr>
      </w:pPr>
      <w:r>
        <w:rPr>
          <w:sz w:val="24"/>
          <w:szCs w:val="24"/>
        </w:rPr>
        <w:t>F). Create the security groups.</w:t>
      </w:r>
    </w:p>
    <w:p>
      <w:pPr>
        <w:jc w:val="both"/>
        <w:rPr>
          <w:sz w:val="24"/>
          <w:szCs w:val="24"/>
        </w:rPr>
      </w:pPr>
      <w:r>
        <w:rPr>
          <w:sz w:val="24"/>
          <w:szCs w:val="24"/>
        </w:rPr>
        <w:t>Security groups control access to EC2 instances and Amazon Redshift clusters. In this project, two security groups were created: one is for an EC2 instance and the other for the Amazon Redshift cluster.</w:t>
      </w:r>
    </w:p>
    <w:p>
      <w:pPr>
        <w:jc w:val="both"/>
        <w:rPr>
          <w:sz w:val="24"/>
          <w:szCs w:val="24"/>
        </w:rPr>
      </w:pPr>
    </w:p>
    <w:p>
      <w:pPr>
        <w:jc w:val="both"/>
        <w:rPr>
          <w:sz w:val="24"/>
          <w:szCs w:val="24"/>
        </w:rPr>
      </w:pPr>
      <w:r>
        <w:rPr>
          <w:sz w:val="24"/>
          <w:szCs w:val="24"/>
        </w:rPr>
        <w:t>In this project, the following settings were used:</w:t>
      </w:r>
    </w:p>
    <w:p>
      <w:pPr>
        <w:numPr>
          <w:ilvl w:val="0"/>
          <w:numId w:val="6"/>
        </w:numPr>
        <w:jc w:val="both"/>
        <w:rPr>
          <w:sz w:val="24"/>
          <w:szCs w:val="24"/>
        </w:rPr>
      </w:pPr>
      <w:r>
        <w:rPr>
          <w:b/>
          <w:bCs/>
          <w:sz w:val="24"/>
          <w:szCs w:val="24"/>
        </w:rPr>
        <w:t>Group 1</w:t>
      </w:r>
    </w:p>
    <w:p>
      <w:pPr>
        <w:numPr>
          <w:ilvl w:val="1"/>
          <w:numId w:val="6"/>
        </w:numPr>
        <w:jc w:val="both"/>
        <w:rPr>
          <w:sz w:val="24"/>
          <w:szCs w:val="24"/>
        </w:rPr>
      </w:pPr>
      <w:r>
        <w:rPr>
          <w:i/>
          <w:iCs/>
          <w:sz w:val="24"/>
          <w:szCs w:val="24"/>
        </w:rPr>
        <w:t>Name:</w:t>
      </w:r>
      <w:r>
        <w:rPr>
          <w:sz w:val="24"/>
          <w:szCs w:val="24"/>
        </w:rPr>
        <w:t xml:space="preserve"> Redshift EC2</w:t>
      </w:r>
    </w:p>
    <w:p>
      <w:pPr>
        <w:numPr>
          <w:ilvl w:val="1"/>
          <w:numId w:val="6"/>
        </w:numPr>
        <w:jc w:val="both"/>
        <w:rPr>
          <w:sz w:val="24"/>
          <w:szCs w:val="24"/>
        </w:rPr>
      </w:pPr>
      <w:r>
        <w:rPr>
          <w:i/>
          <w:iCs/>
          <w:sz w:val="24"/>
          <w:szCs w:val="24"/>
        </w:rPr>
        <w:t>Description:</w:t>
      </w:r>
      <w:r>
        <w:rPr>
          <w:sz w:val="24"/>
          <w:szCs w:val="24"/>
        </w:rPr>
        <w:t xml:space="preserve"> EC2 access for Redshift Project</w:t>
      </w:r>
    </w:p>
    <w:p>
      <w:pPr>
        <w:numPr>
          <w:ilvl w:val="1"/>
          <w:numId w:val="6"/>
        </w:numPr>
        <w:jc w:val="both"/>
        <w:rPr>
          <w:ins w:id="160" w:author="Ibrahim Ndungu" w:date="2024-01-27T20:10:00Z"/>
          <w:sz w:val="24"/>
          <w:szCs w:val="24"/>
        </w:rPr>
      </w:pPr>
      <w:r>
        <w:rPr>
          <w:i/>
          <w:iCs/>
          <w:sz w:val="24"/>
          <w:szCs w:val="24"/>
        </w:rPr>
        <w:t>Rule: </w:t>
      </w:r>
      <w:r>
        <w:rPr>
          <w:sz w:val="24"/>
          <w:szCs w:val="24"/>
        </w:rPr>
        <w:t>Allow SSH (port 22) from 0.0.0.0/0 (the internet)</w:t>
      </w:r>
    </w:p>
    <w:p>
      <w:pPr>
        <w:jc w:val="both"/>
        <w:rPr>
          <w:ins w:id="161" w:author="Ibrahim Ndungu" w:date="2024-01-27T20:04:00Z"/>
          <w:sz w:val="24"/>
          <w:szCs w:val="24"/>
        </w:rPr>
        <w:pPrChange w:id="162" w:author="Ibrahim Ndungu" w:date="2024-01-27T20:10:00Z">
          <w:pPr>
            <w:numPr>
              <w:ilvl w:val="1"/>
              <w:numId w:val="6"/>
            </w:numPr>
            <w:tabs>
              <w:tab w:val="num" w:pos="1440"/>
            </w:tabs>
            <w:ind w:left="1440" w:hanging="360"/>
            <w:jc w:val="both"/>
          </w:pPr>
        </w:pPrChange>
      </w:pPr>
    </w:p>
    <w:p>
      <w:pPr>
        <w:keepNext/>
        <w:jc w:val="both"/>
        <w:rPr>
          <w:ins w:id="163" w:author="Ibrahim Ndungu" w:date="2024-01-27T20:06:00Z"/>
        </w:rPr>
        <w:pPrChange w:id="164" w:author="Ibrahim Ndungu" w:date="2024-01-27T20:06:00Z">
          <w:pPr>
            <w:jc w:val="both"/>
          </w:pPr>
        </w:pPrChange>
      </w:pPr>
      <w:ins w:id="165" w:author="Ibrahim Ndungu" w:date="2024-01-27T20:34:00Z">
        <w:r>
          <w:rPr>
            <w:noProof/>
          </w:rPr>
          <w:drawing>
            <wp:inline distT="0" distB="0" distL="0" distR="0">
              <wp:extent cx="5943600" cy="32181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inline>
          </w:drawing>
        </w:r>
      </w:ins>
    </w:p>
    <w:p>
      <w:pPr>
        <w:pStyle w:val="Caption"/>
        <w:jc w:val="both"/>
        <w:rPr>
          <w:ins w:id="166" w:author="Ibrahim Ndungu" w:date="2024-01-27T20:06:00Z"/>
        </w:rPr>
      </w:pPr>
      <w:ins w:id="167" w:author="Ibrahim Ndungu" w:date="2024-01-27T20:06:00Z">
        <w:r>
          <w:t xml:space="preserve">Figure </w:t>
        </w:r>
        <w:r>
          <w:fldChar w:fldCharType="begin"/>
        </w:r>
        <w:r>
          <w:instrText xml:space="preserve"> SEQ Figure \* ARABIC </w:instrText>
        </w:r>
      </w:ins>
      <w:r>
        <w:fldChar w:fldCharType="separate"/>
      </w:r>
      <w:r>
        <w:rPr>
          <w:noProof/>
        </w:rPr>
        <w:t>12</w:t>
      </w:r>
      <w:ins w:id="168" w:author="Ibrahim Ndungu" w:date="2024-01-27T20:06:00Z">
        <w:r>
          <w:fldChar w:fldCharType="end"/>
        </w:r>
        <w:r>
          <w:t>.</w:t>
        </w:r>
      </w:ins>
    </w:p>
    <w:p>
      <w:pPr>
        <w:rPr>
          <w:ins w:id="169" w:author="Ibrahim Ndungu" w:date="2024-01-27T20:06:00Z"/>
        </w:rPr>
      </w:pPr>
    </w:p>
    <w:p>
      <w:pPr>
        <w:keepNext/>
        <w:rPr>
          <w:ins w:id="170" w:author="Ibrahim Ndungu" w:date="2024-01-27T20:07:00Z"/>
        </w:rPr>
        <w:pPrChange w:id="171" w:author="Ibrahim Ndungu" w:date="2024-01-27T20:07:00Z">
          <w:pPr/>
        </w:pPrChange>
      </w:pPr>
      <w:ins w:id="172" w:author="Ibrahim Ndungu" w:date="2024-01-27T20:07:00Z">
        <w:r>
          <w:rPr>
            <w:noProof/>
          </w:rPr>
          <w:lastRenderedPageBreak/>
          <w:drawing>
            <wp:inline distT="0" distB="0" distL="0" distR="0">
              <wp:extent cx="5943600" cy="2559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59685"/>
                      </a:xfrm>
                      <a:prstGeom prst="rect">
                        <a:avLst/>
                      </a:prstGeom>
                    </pic:spPr>
                  </pic:pic>
                </a:graphicData>
              </a:graphic>
            </wp:inline>
          </w:drawing>
        </w:r>
      </w:ins>
    </w:p>
    <w:p>
      <w:pPr>
        <w:pStyle w:val="Caption"/>
        <w:rPr>
          <w:ins w:id="173" w:author="Ibrahim Ndungu" w:date="2024-01-27T20:07:00Z"/>
        </w:rPr>
      </w:pPr>
      <w:ins w:id="174" w:author="Ibrahim Ndungu" w:date="2024-01-27T20:07:00Z">
        <w:r>
          <w:t xml:space="preserve">Figure </w:t>
        </w:r>
        <w:r>
          <w:fldChar w:fldCharType="begin"/>
        </w:r>
        <w:r>
          <w:instrText xml:space="preserve"> SEQ Figure \* ARABIC </w:instrText>
        </w:r>
      </w:ins>
      <w:r>
        <w:fldChar w:fldCharType="separate"/>
      </w:r>
      <w:r>
        <w:rPr>
          <w:noProof/>
        </w:rPr>
        <w:t>13</w:t>
      </w:r>
      <w:ins w:id="175" w:author="Ibrahim Ndungu" w:date="2024-01-27T20:07:00Z">
        <w:r>
          <w:fldChar w:fldCharType="end"/>
        </w:r>
        <w:r>
          <w:t>.</w:t>
        </w:r>
      </w:ins>
      <w:ins w:id="176" w:author="Ibrahim Ndungu" w:date="2024-01-27T20:23:00Z">
        <w:r>
          <w:t xml:space="preserve"> Click the Create security group button.</w:t>
        </w:r>
      </w:ins>
    </w:p>
    <w:p>
      <w:pPr>
        <w:rPr>
          <w:rPrChange w:id="177" w:author="Ibrahim Ndungu" w:date="2024-01-27T20:07:00Z">
            <w:rPr>
              <w:sz w:val="24"/>
              <w:szCs w:val="24"/>
            </w:rPr>
          </w:rPrChange>
        </w:rPr>
        <w:pPrChange w:id="178" w:author="Ibrahim Ndungu" w:date="2024-01-27T20:07:00Z">
          <w:pPr>
            <w:numPr>
              <w:ilvl w:val="1"/>
              <w:numId w:val="6"/>
            </w:numPr>
            <w:tabs>
              <w:tab w:val="num" w:pos="1440"/>
            </w:tabs>
            <w:ind w:left="1440" w:hanging="360"/>
            <w:jc w:val="both"/>
          </w:pPr>
        </w:pPrChange>
      </w:pPr>
    </w:p>
    <w:p>
      <w:pPr>
        <w:numPr>
          <w:ilvl w:val="0"/>
          <w:numId w:val="6"/>
        </w:numPr>
        <w:jc w:val="both"/>
        <w:rPr>
          <w:sz w:val="24"/>
          <w:szCs w:val="24"/>
        </w:rPr>
      </w:pPr>
      <w:r>
        <w:rPr>
          <w:b/>
          <w:bCs/>
          <w:sz w:val="24"/>
          <w:szCs w:val="24"/>
        </w:rPr>
        <w:t>Group 2</w:t>
      </w:r>
    </w:p>
    <w:p>
      <w:pPr>
        <w:numPr>
          <w:ilvl w:val="1"/>
          <w:numId w:val="6"/>
        </w:numPr>
        <w:jc w:val="both"/>
        <w:rPr>
          <w:sz w:val="24"/>
          <w:szCs w:val="24"/>
        </w:rPr>
      </w:pPr>
      <w:r>
        <w:rPr>
          <w:i/>
          <w:iCs/>
          <w:sz w:val="24"/>
          <w:szCs w:val="24"/>
        </w:rPr>
        <w:t>Name: </w:t>
      </w:r>
      <w:r>
        <w:rPr>
          <w:sz w:val="24"/>
          <w:szCs w:val="24"/>
        </w:rPr>
        <w:t>Redshift Access</w:t>
      </w:r>
    </w:p>
    <w:p>
      <w:pPr>
        <w:numPr>
          <w:ilvl w:val="1"/>
          <w:numId w:val="6"/>
        </w:numPr>
        <w:jc w:val="both"/>
        <w:rPr>
          <w:sz w:val="24"/>
          <w:szCs w:val="24"/>
        </w:rPr>
      </w:pPr>
      <w:r>
        <w:rPr>
          <w:i/>
          <w:iCs/>
          <w:sz w:val="24"/>
          <w:szCs w:val="24"/>
        </w:rPr>
        <w:t>Description: </w:t>
      </w:r>
      <w:r>
        <w:rPr>
          <w:sz w:val="24"/>
          <w:szCs w:val="24"/>
        </w:rPr>
        <w:t>Access to Redshift</w:t>
      </w:r>
    </w:p>
    <w:p>
      <w:pPr>
        <w:numPr>
          <w:ilvl w:val="1"/>
          <w:numId w:val="6"/>
        </w:numPr>
        <w:jc w:val="both"/>
        <w:rPr>
          <w:ins w:id="179" w:author="Ibrahim Ndungu" w:date="2024-01-27T20:57:00Z"/>
          <w:sz w:val="24"/>
          <w:szCs w:val="24"/>
        </w:rPr>
      </w:pPr>
      <w:r>
        <w:rPr>
          <w:i/>
          <w:iCs/>
          <w:sz w:val="24"/>
          <w:szCs w:val="24"/>
        </w:rPr>
        <w:t>Rule: </w:t>
      </w:r>
      <w:r>
        <w:rPr>
          <w:sz w:val="24"/>
          <w:szCs w:val="24"/>
        </w:rPr>
        <w:t>Allow TCP port 5439 from the group "Redshift EC2"</w:t>
      </w:r>
    </w:p>
    <w:p>
      <w:pPr>
        <w:jc w:val="both"/>
        <w:rPr>
          <w:ins w:id="180" w:author="Ibrahim Ndungu" w:date="2024-01-27T20:06:00Z"/>
          <w:sz w:val="24"/>
          <w:szCs w:val="24"/>
        </w:rPr>
        <w:pPrChange w:id="181" w:author="Ibrahim Ndungu" w:date="2024-01-27T20:57:00Z">
          <w:pPr>
            <w:numPr>
              <w:ilvl w:val="1"/>
              <w:numId w:val="6"/>
            </w:numPr>
            <w:tabs>
              <w:tab w:val="num" w:pos="1440"/>
            </w:tabs>
            <w:ind w:left="1440" w:hanging="360"/>
            <w:jc w:val="both"/>
          </w:pPr>
        </w:pPrChange>
      </w:pPr>
    </w:p>
    <w:p>
      <w:pPr>
        <w:keepNext/>
        <w:jc w:val="both"/>
        <w:rPr>
          <w:ins w:id="182" w:author="Ibrahim Ndungu" w:date="2024-01-27T20:14:00Z"/>
        </w:rPr>
        <w:pPrChange w:id="183" w:author="Ibrahim Ndungu" w:date="2024-01-27T20:14:00Z">
          <w:pPr>
            <w:jc w:val="both"/>
          </w:pPr>
        </w:pPrChange>
      </w:pPr>
      <w:ins w:id="184" w:author="Ibrahim Ndungu" w:date="2024-01-27T20:16:00Z">
        <w:r>
          <w:rPr>
            <w:noProof/>
          </w:rPr>
          <w:drawing>
            <wp:inline distT="0" distB="0" distL="0" distR="0">
              <wp:extent cx="5943600" cy="3216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ins>
    </w:p>
    <w:p>
      <w:pPr>
        <w:pStyle w:val="Caption"/>
        <w:jc w:val="both"/>
        <w:rPr>
          <w:ins w:id="185" w:author="Ibrahim Ndungu" w:date="2024-01-27T20:16:00Z"/>
        </w:rPr>
        <w:pPrChange w:id="186" w:author="Ibrahim Ndungu" w:date="2024-02-01T13:00:00Z">
          <w:pPr/>
        </w:pPrChange>
      </w:pPr>
      <w:ins w:id="187" w:author="Ibrahim Ndungu" w:date="2024-01-27T20:14:00Z">
        <w:r>
          <w:t xml:space="preserve">Figure </w:t>
        </w:r>
        <w:r>
          <w:fldChar w:fldCharType="begin"/>
        </w:r>
        <w:r>
          <w:instrText xml:space="preserve"> SEQ Figure \* ARABIC </w:instrText>
        </w:r>
      </w:ins>
      <w:r>
        <w:fldChar w:fldCharType="separate"/>
      </w:r>
      <w:r>
        <w:rPr>
          <w:noProof/>
        </w:rPr>
        <w:t>14</w:t>
      </w:r>
      <w:ins w:id="188" w:author="Ibrahim Ndungu" w:date="2024-01-27T20:14:00Z">
        <w:r>
          <w:fldChar w:fldCharType="end"/>
        </w:r>
        <w:r>
          <w:t>.</w:t>
        </w:r>
      </w:ins>
    </w:p>
    <w:p>
      <w:pPr>
        <w:keepNext/>
        <w:rPr>
          <w:ins w:id="189" w:author="Ibrahim Ndungu" w:date="2024-01-27T20:17:00Z"/>
        </w:rPr>
        <w:pPrChange w:id="190" w:author="Ibrahim Ndungu" w:date="2024-01-27T20:17:00Z">
          <w:pPr/>
        </w:pPrChange>
      </w:pPr>
      <w:ins w:id="191" w:author="Ibrahim Ndungu" w:date="2024-01-27T20:21:00Z">
        <w:r>
          <w:rPr>
            <w:noProof/>
          </w:rPr>
          <w:lastRenderedPageBreak/>
          <w:drawing>
            <wp:inline distT="0" distB="0" distL="0" distR="0">
              <wp:extent cx="5943600" cy="2517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ins>
    </w:p>
    <w:p>
      <w:pPr>
        <w:pStyle w:val="Caption"/>
        <w:rPr>
          <w:ins w:id="192" w:author="Ibrahim Ndungu" w:date="2024-01-27T20:58:00Z"/>
        </w:rPr>
      </w:pPr>
      <w:ins w:id="193" w:author="Ibrahim Ndungu" w:date="2024-01-27T20:17:00Z">
        <w:r>
          <w:t xml:space="preserve">Figure </w:t>
        </w:r>
        <w:r>
          <w:fldChar w:fldCharType="begin"/>
        </w:r>
        <w:r>
          <w:instrText xml:space="preserve"> SEQ Figure \* ARABIC </w:instrText>
        </w:r>
      </w:ins>
      <w:r>
        <w:fldChar w:fldCharType="separate"/>
      </w:r>
      <w:r>
        <w:rPr>
          <w:noProof/>
        </w:rPr>
        <w:t>15</w:t>
      </w:r>
      <w:ins w:id="194" w:author="Ibrahim Ndungu" w:date="2024-01-27T20:17:00Z">
        <w:r>
          <w:fldChar w:fldCharType="end"/>
        </w:r>
        <w:r>
          <w:t>.</w:t>
        </w:r>
      </w:ins>
      <w:ins w:id="195" w:author="Ibrahim Ndungu" w:date="2024-01-27T20:22:00Z">
        <w:r>
          <w:t xml:space="preserve"> Click the Create security group button.</w:t>
        </w:r>
      </w:ins>
    </w:p>
    <w:p>
      <w:pPr>
        <w:rPr>
          <w:rPrChange w:id="196" w:author="Ibrahim Ndungu" w:date="2024-01-27T20:58:00Z">
            <w:rPr>
              <w:sz w:val="24"/>
              <w:szCs w:val="24"/>
            </w:rPr>
          </w:rPrChange>
        </w:rPr>
        <w:pPrChange w:id="197" w:author="Ibrahim Ndungu" w:date="2024-01-27T20:58:00Z">
          <w:pPr>
            <w:numPr>
              <w:ilvl w:val="1"/>
              <w:numId w:val="6"/>
            </w:numPr>
            <w:tabs>
              <w:tab w:val="num" w:pos="1440"/>
            </w:tabs>
            <w:ind w:left="1440" w:hanging="360"/>
            <w:jc w:val="both"/>
          </w:pPr>
        </w:pPrChange>
      </w:pPr>
    </w:p>
    <w:p>
      <w:pPr>
        <w:jc w:val="both"/>
        <w:rPr>
          <w:sz w:val="24"/>
          <w:szCs w:val="24"/>
        </w:rPr>
      </w:pPr>
      <w:r>
        <w:rPr>
          <w:sz w:val="24"/>
          <w:szCs w:val="24"/>
        </w:rPr>
        <w:t>You could use a single group for both EC2 and Amazon Redshift access.</w:t>
      </w:r>
    </w:p>
    <w:p>
      <w:pPr>
        <w:jc w:val="both"/>
        <w:rPr>
          <w:sz w:val="24"/>
          <w:szCs w:val="24"/>
        </w:rPr>
      </w:pPr>
    </w:p>
    <w:p>
      <w:pPr>
        <w:jc w:val="both"/>
        <w:rPr>
          <w:sz w:val="24"/>
          <w:szCs w:val="24"/>
        </w:rPr>
      </w:pPr>
      <w:r>
        <w:rPr>
          <w:sz w:val="24"/>
          <w:szCs w:val="24"/>
        </w:rPr>
        <w:t>G). Create the subnet group.</w:t>
      </w:r>
    </w:p>
    <w:p>
      <w:pPr>
        <w:jc w:val="both"/>
        <w:rPr>
          <w:sz w:val="24"/>
          <w:szCs w:val="24"/>
        </w:rPr>
      </w:pPr>
      <w:r>
        <w:rPr>
          <w:sz w:val="24"/>
          <w:szCs w:val="24"/>
        </w:rPr>
        <w:t>It is recommended that you place your Amazon Redshift cluster in a private subnet.</w:t>
      </w:r>
    </w:p>
    <w:p>
      <w:pPr>
        <w:jc w:val="both"/>
        <w:rPr>
          <w:sz w:val="24"/>
          <w:szCs w:val="24"/>
        </w:rPr>
      </w:pPr>
      <w:r>
        <w:rPr>
          <w:sz w:val="24"/>
          <w:szCs w:val="24"/>
        </w:rPr>
        <w:t>In this project, the following settings were used:</w:t>
      </w:r>
    </w:p>
    <w:p>
      <w:pPr>
        <w:numPr>
          <w:ilvl w:val="0"/>
          <w:numId w:val="7"/>
        </w:numPr>
        <w:jc w:val="both"/>
        <w:rPr>
          <w:sz w:val="24"/>
          <w:szCs w:val="24"/>
        </w:rPr>
      </w:pPr>
      <w:r>
        <w:rPr>
          <w:i/>
          <w:iCs/>
          <w:sz w:val="24"/>
          <w:szCs w:val="24"/>
        </w:rPr>
        <w:t xml:space="preserve">Name: </w:t>
      </w:r>
      <w:r>
        <w:rPr>
          <w:sz w:val="24"/>
          <w:szCs w:val="24"/>
        </w:rPr>
        <w:t>Redshift-subnet-group</w:t>
      </w:r>
    </w:p>
    <w:p>
      <w:pPr>
        <w:numPr>
          <w:ilvl w:val="0"/>
          <w:numId w:val="7"/>
        </w:numPr>
        <w:jc w:val="both"/>
        <w:rPr>
          <w:sz w:val="24"/>
          <w:szCs w:val="24"/>
        </w:rPr>
      </w:pPr>
      <w:r>
        <w:rPr>
          <w:i/>
          <w:iCs/>
          <w:sz w:val="24"/>
          <w:szCs w:val="24"/>
        </w:rPr>
        <w:t xml:space="preserve">Description: </w:t>
      </w:r>
      <w:r>
        <w:rPr>
          <w:sz w:val="24"/>
          <w:szCs w:val="24"/>
        </w:rPr>
        <w:t>Private subnet access for Redshift</w:t>
      </w:r>
    </w:p>
    <w:p>
      <w:pPr>
        <w:numPr>
          <w:ilvl w:val="0"/>
          <w:numId w:val="7"/>
        </w:numPr>
        <w:jc w:val="both"/>
        <w:rPr>
          <w:sz w:val="24"/>
          <w:szCs w:val="24"/>
        </w:rPr>
      </w:pPr>
      <w:r>
        <w:rPr>
          <w:i/>
          <w:iCs/>
          <w:sz w:val="24"/>
          <w:szCs w:val="24"/>
        </w:rPr>
        <w:t xml:space="preserve">VPC: </w:t>
      </w:r>
      <w:r>
        <w:rPr>
          <w:sz w:val="24"/>
          <w:szCs w:val="24"/>
        </w:rPr>
        <w:t>Amazon Redshift Project</w:t>
      </w:r>
    </w:p>
    <w:p>
      <w:pPr>
        <w:numPr>
          <w:ilvl w:val="0"/>
          <w:numId w:val="7"/>
        </w:numPr>
        <w:jc w:val="both"/>
        <w:rPr>
          <w:ins w:id="198" w:author="Ibrahim Ndungu" w:date="2024-01-27T20:25:00Z"/>
          <w:sz w:val="24"/>
          <w:szCs w:val="24"/>
        </w:rPr>
      </w:pPr>
      <w:r>
        <w:rPr>
          <w:sz w:val="24"/>
          <w:szCs w:val="24"/>
        </w:rPr>
        <w:t>Add all private subnets.</w:t>
      </w:r>
    </w:p>
    <w:p>
      <w:pPr>
        <w:jc w:val="both"/>
        <w:rPr>
          <w:ins w:id="199" w:author="Ibrahim Ndungu" w:date="2024-01-27T20:25:00Z"/>
          <w:sz w:val="24"/>
          <w:szCs w:val="24"/>
        </w:rPr>
      </w:pPr>
    </w:p>
    <w:p>
      <w:pPr>
        <w:keepNext/>
        <w:jc w:val="both"/>
        <w:rPr>
          <w:ins w:id="200" w:author="Ibrahim Ndungu" w:date="2024-01-27T20:26:00Z"/>
        </w:rPr>
        <w:pPrChange w:id="201" w:author="Ibrahim Ndungu" w:date="2024-01-27T20:26:00Z">
          <w:pPr>
            <w:jc w:val="both"/>
          </w:pPr>
        </w:pPrChange>
      </w:pPr>
      <w:ins w:id="202" w:author="Ibrahim Ndungu" w:date="2024-01-27T20:28:00Z">
        <w:r>
          <w:rPr>
            <w:noProof/>
            <w:sz w:val="24"/>
            <w:szCs w:val="24"/>
          </w:rPr>
          <w:lastRenderedPageBreak/>
          <w:drawing>
            <wp:inline distT="0" distB="0" distL="0" distR="0">
              <wp:extent cx="4003271" cy="456316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062099" cy="4630225"/>
                      </a:xfrm>
                      <a:prstGeom prst="rect">
                        <a:avLst/>
                      </a:prstGeom>
                    </pic:spPr>
                  </pic:pic>
                </a:graphicData>
              </a:graphic>
            </wp:inline>
          </w:drawing>
        </w:r>
      </w:ins>
    </w:p>
    <w:p>
      <w:pPr>
        <w:pStyle w:val="Caption"/>
        <w:jc w:val="both"/>
        <w:rPr>
          <w:ins w:id="203" w:author="Ibrahim Ndungu" w:date="2024-01-27T20:26:00Z"/>
        </w:rPr>
      </w:pPr>
      <w:ins w:id="204" w:author="Ibrahim Ndungu" w:date="2024-01-27T20:26:00Z">
        <w:r>
          <w:t xml:space="preserve">Figure </w:t>
        </w:r>
        <w:r>
          <w:fldChar w:fldCharType="begin"/>
        </w:r>
        <w:r>
          <w:instrText xml:space="preserve"> SEQ Figure \* ARABIC </w:instrText>
        </w:r>
      </w:ins>
      <w:r>
        <w:fldChar w:fldCharType="separate"/>
      </w:r>
      <w:r>
        <w:rPr>
          <w:noProof/>
        </w:rPr>
        <w:t>16</w:t>
      </w:r>
      <w:ins w:id="205" w:author="Ibrahim Ndungu" w:date="2024-01-27T20:26:00Z">
        <w:r>
          <w:fldChar w:fldCharType="end"/>
        </w:r>
        <w:r>
          <w:t>. Click the Create cluster subnet group button.</w:t>
        </w:r>
      </w:ins>
    </w:p>
    <w:p>
      <w:pPr>
        <w:rPr>
          <w:ins w:id="206" w:author="Ibrahim Ndungu" w:date="2024-01-27T20:26:00Z"/>
        </w:rPr>
      </w:pPr>
    </w:p>
    <w:p>
      <w:pPr>
        <w:keepNext/>
        <w:rPr>
          <w:ins w:id="207" w:author="Ibrahim Ndungu" w:date="2024-01-27T20:31:00Z"/>
        </w:rPr>
        <w:pPrChange w:id="208" w:author="Ibrahim Ndungu" w:date="2024-01-27T20:31:00Z">
          <w:pPr/>
        </w:pPrChange>
      </w:pPr>
      <w:ins w:id="209" w:author="Ibrahim Ndungu" w:date="2024-01-27T20:30:00Z">
        <w:r>
          <w:rPr>
            <w:noProof/>
          </w:rPr>
          <w:drawing>
            <wp:inline distT="0" distB="0" distL="0" distR="0">
              <wp:extent cx="5943600" cy="10242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024255"/>
                      </a:xfrm>
                      <a:prstGeom prst="rect">
                        <a:avLst/>
                      </a:prstGeom>
                    </pic:spPr>
                  </pic:pic>
                </a:graphicData>
              </a:graphic>
            </wp:inline>
          </w:drawing>
        </w:r>
      </w:ins>
    </w:p>
    <w:p>
      <w:pPr>
        <w:pStyle w:val="Caption"/>
        <w:rPr>
          <w:ins w:id="210" w:author="Ibrahim Ndungu" w:date="2024-01-27T21:03:00Z"/>
        </w:rPr>
      </w:pPr>
      <w:ins w:id="211" w:author="Ibrahim Ndungu" w:date="2024-01-27T20:31:00Z">
        <w:r>
          <w:t xml:space="preserve">Figure </w:t>
        </w:r>
        <w:r>
          <w:fldChar w:fldCharType="begin"/>
        </w:r>
        <w:r>
          <w:instrText xml:space="preserve"> SEQ Figure \* ARABIC </w:instrText>
        </w:r>
      </w:ins>
      <w:r>
        <w:fldChar w:fldCharType="separate"/>
      </w:r>
      <w:r>
        <w:rPr>
          <w:noProof/>
        </w:rPr>
        <w:t>17</w:t>
      </w:r>
      <w:ins w:id="212" w:author="Ibrahim Ndungu" w:date="2024-01-27T20:31:00Z">
        <w:r>
          <w:fldChar w:fldCharType="end"/>
        </w:r>
        <w:r>
          <w:t>. Successful creation of the cluster subnet group.</w:t>
        </w:r>
      </w:ins>
    </w:p>
    <w:p>
      <w:pPr>
        <w:rPr>
          <w:ins w:id="213" w:author="Ibrahim Ndungu" w:date="2024-01-27T21:03:00Z"/>
        </w:rPr>
      </w:pPr>
    </w:p>
    <w:p>
      <w:pPr>
        <w:jc w:val="both"/>
        <w:rPr>
          <w:ins w:id="214" w:author="Ibrahim Ndungu" w:date="2024-01-27T21:08:00Z"/>
          <w:sz w:val="24"/>
          <w:szCs w:val="24"/>
          <w:rPrChange w:id="215" w:author="Ibrahim Ndungu" w:date="2024-02-01T12:11:00Z">
            <w:rPr>
              <w:ins w:id="216" w:author="Ibrahim Ndungu" w:date="2024-01-27T21:08:00Z"/>
            </w:rPr>
          </w:rPrChange>
        </w:rPr>
      </w:pPr>
      <w:ins w:id="217" w:author="Ibrahim Ndungu" w:date="2024-01-27T21:07:00Z">
        <w:r>
          <w:rPr>
            <w:sz w:val="24"/>
            <w:szCs w:val="24"/>
            <w:rPrChange w:id="218" w:author="Ibrahim Ndungu" w:date="2024-02-01T12:11:00Z">
              <w:rPr/>
            </w:rPrChange>
          </w:rPr>
          <w:t xml:space="preserve">Now at this stage we </w:t>
        </w:r>
      </w:ins>
      <w:ins w:id="219" w:author="Ibrahim Ndungu" w:date="2024-01-27T21:08:00Z">
        <w:r>
          <w:rPr>
            <w:sz w:val="24"/>
            <w:szCs w:val="24"/>
            <w:rPrChange w:id="220" w:author="Ibrahim Ndungu" w:date="2024-02-01T12:11:00Z">
              <w:rPr/>
            </w:rPrChange>
          </w:rPr>
          <w:t>begin creation of the Amazon Redshift cluster.</w:t>
        </w:r>
      </w:ins>
    </w:p>
    <w:p>
      <w:pPr>
        <w:jc w:val="both"/>
        <w:rPr>
          <w:ins w:id="221" w:author="Ibrahim Ndungu" w:date="2024-01-27T21:08:00Z"/>
        </w:rPr>
      </w:pPr>
    </w:p>
    <w:p>
      <w:pPr>
        <w:jc w:val="both"/>
        <w:rPr>
          <w:ins w:id="222" w:author="Ibrahim Ndungu" w:date="2024-01-27T21:08:00Z"/>
        </w:rPr>
      </w:pPr>
    </w:p>
    <w:p>
      <w:pPr>
        <w:jc w:val="both"/>
        <w:rPr>
          <w:ins w:id="223" w:author="Ibrahim Ndungu" w:date="2024-01-27T21:08:00Z"/>
        </w:rPr>
      </w:pPr>
    </w:p>
    <w:p>
      <w:pPr>
        <w:keepNext/>
        <w:jc w:val="both"/>
        <w:rPr>
          <w:ins w:id="224" w:author="Ibrahim Ndungu" w:date="2024-01-27T21:11:00Z"/>
        </w:rPr>
        <w:pPrChange w:id="225" w:author="Ibrahim Ndungu" w:date="2024-01-27T21:11:00Z">
          <w:pPr>
            <w:jc w:val="both"/>
          </w:pPr>
        </w:pPrChange>
      </w:pPr>
      <w:ins w:id="226" w:author="Ibrahim Ndungu" w:date="2024-01-27T21:10:00Z">
        <w:r>
          <w:rPr>
            <w:noProof/>
          </w:rPr>
          <w:lastRenderedPageBreak/>
          <w:drawing>
            <wp:inline distT="0" distB="0" distL="0" distR="0">
              <wp:extent cx="5022212" cy="600594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022212" cy="6005945"/>
                      </a:xfrm>
                      <a:prstGeom prst="rect">
                        <a:avLst/>
                      </a:prstGeom>
                    </pic:spPr>
                  </pic:pic>
                </a:graphicData>
              </a:graphic>
            </wp:inline>
          </w:drawing>
        </w:r>
      </w:ins>
    </w:p>
    <w:p>
      <w:pPr>
        <w:pStyle w:val="Caption"/>
        <w:jc w:val="both"/>
        <w:rPr>
          <w:ins w:id="227" w:author="Ibrahim Ndungu" w:date="2024-01-27T21:11:00Z"/>
        </w:rPr>
      </w:pPr>
      <w:ins w:id="228" w:author="Ibrahim Ndungu" w:date="2024-01-27T21:11:00Z">
        <w:r>
          <w:t xml:space="preserve">Figure </w:t>
        </w:r>
        <w:r>
          <w:fldChar w:fldCharType="begin"/>
        </w:r>
        <w:r>
          <w:instrText xml:space="preserve"> SEQ Figure \* ARABIC </w:instrText>
        </w:r>
      </w:ins>
      <w:r>
        <w:fldChar w:fldCharType="separate"/>
      </w:r>
      <w:r>
        <w:rPr>
          <w:noProof/>
        </w:rPr>
        <w:t>18</w:t>
      </w:r>
      <w:ins w:id="229" w:author="Ibrahim Ndungu" w:date="2024-01-27T21:11:00Z">
        <w:r>
          <w:fldChar w:fldCharType="end"/>
        </w:r>
        <w:r>
          <w:t>.</w:t>
        </w:r>
      </w:ins>
    </w:p>
    <w:p>
      <w:pPr>
        <w:rPr>
          <w:ins w:id="230" w:author="Ibrahim Ndungu" w:date="2024-01-27T21:13:00Z"/>
        </w:rPr>
      </w:pPr>
    </w:p>
    <w:p>
      <w:pPr>
        <w:jc w:val="both"/>
        <w:rPr>
          <w:ins w:id="231" w:author="Ibrahim Ndungu" w:date="2024-01-27T21:13:00Z"/>
          <w:sz w:val="24"/>
          <w:szCs w:val="24"/>
          <w:rPrChange w:id="232" w:author="Ibrahim Ndungu" w:date="2024-02-01T12:11:00Z">
            <w:rPr>
              <w:ins w:id="233" w:author="Ibrahim Ndungu" w:date="2024-01-27T21:13:00Z"/>
            </w:rPr>
          </w:rPrChange>
        </w:rPr>
        <w:pPrChange w:id="234" w:author="Ibrahim Ndungu" w:date="2024-01-27T21:15:00Z">
          <w:pPr/>
        </w:pPrChange>
      </w:pPr>
      <w:ins w:id="235" w:author="Ibrahim Ndungu" w:date="2024-01-27T21:14:00Z">
        <w:r>
          <w:rPr>
            <w:sz w:val="24"/>
            <w:szCs w:val="24"/>
            <w:rPrChange w:id="236" w:author="Ibrahim Ndungu" w:date="2024-02-01T12:11:00Z">
              <w:rPr/>
            </w:rPrChange>
          </w:rPr>
          <w:t>Choose the dc2.large node type and the number of nodes two</w:t>
        </w:r>
      </w:ins>
      <w:ins w:id="237" w:author="Ibrahim Ndungu" w:date="2024-01-27T21:19:00Z">
        <w:r>
          <w:rPr>
            <w:sz w:val="24"/>
            <w:szCs w:val="24"/>
            <w:rPrChange w:id="238" w:author="Ibrahim Ndungu" w:date="2024-02-01T12:11:00Z">
              <w:rPr/>
            </w:rPrChange>
          </w:rPr>
          <w:t>.</w:t>
        </w:r>
      </w:ins>
      <w:ins w:id="239" w:author="Ibrahim Ndungu" w:date="2024-01-27T21:16:00Z">
        <w:r>
          <w:rPr>
            <w:sz w:val="24"/>
            <w:szCs w:val="24"/>
            <w:rPrChange w:id="240" w:author="Ibrahim Ndungu" w:date="2024-02-01T12:11:00Z">
              <w:rPr/>
            </w:rPrChange>
          </w:rPr>
          <w:t xml:space="preserve"> </w:t>
        </w:r>
      </w:ins>
    </w:p>
    <w:p>
      <w:pPr>
        <w:keepNext/>
        <w:rPr>
          <w:ins w:id="241" w:author="Ibrahim Ndungu" w:date="2024-01-27T21:20:00Z"/>
        </w:rPr>
        <w:pPrChange w:id="242" w:author="Ibrahim Ndungu" w:date="2024-01-27T21:20:00Z">
          <w:pPr/>
        </w:pPrChange>
      </w:pPr>
      <w:ins w:id="243" w:author="Ibrahim Ndungu" w:date="2024-01-27T21:13:00Z">
        <w:r>
          <w:rPr>
            <w:noProof/>
          </w:rPr>
          <w:lastRenderedPageBreak/>
          <w:drawing>
            <wp:inline distT="0" distB="0" distL="0" distR="0">
              <wp:extent cx="5015344" cy="483530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015344" cy="4835307"/>
                      </a:xfrm>
                      <a:prstGeom prst="rect">
                        <a:avLst/>
                      </a:prstGeom>
                    </pic:spPr>
                  </pic:pic>
                </a:graphicData>
              </a:graphic>
            </wp:inline>
          </w:drawing>
        </w:r>
      </w:ins>
    </w:p>
    <w:p>
      <w:pPr>
        <w:pStyle w:val="Caption"/>
        <w:rPr>
          <w:ins w:id="244" w:author="Ibrahim Ndungu" w:date="2024-01-27T21:20:00Z"/>
        </w:rPr>
      </w:pPr>
      <w:ins w:id="245" w:author="Ibrahim Ndungu" w:date="2024-01-27T21:20:00Z">
        <w:r>
          <w:t xml:space="preserve">Figure </w:t>
        </w:r>
        <w:r>
          <w:fldChar w:fldCharType="begin"/>
        </w:r>
        <w:r>
          <w:instrText xml:space="preserve"> SEQ Figure \* ARABIC </w:instrText>
        </w:r>
      </w:ins>
      <w:r>
        <w:fldChar w:fldCharType="separate"/>
      </w:r>
      <w:r>
        <w:rPr>
          <w:noProof/>
        </w:rPr>
        <w:t>19</w:t>
      </w:r>
      <w:ins w:id="246" w:author="Ibrahim Ndungu" w:date="2024-01-27T21:20:00Z">
        <w:r>
          <w:fldChar w:fldCharType="end"/>
        </w:r>
        <w:r>
          <w:t>.</w:t>
        </w:r>
      </w:ins>
    </w:p>
    <w:p>
      <w:pPr>
        <w:rPr>
          <w:ins w:id="247" w:author="Ibrahim Ndungu" w:date="2024-01-27T21:25:00Z"/>
        </w:rPr>
      </w:pPr>
    </w:p>
    <w:p>
      <w:pPr>
        <w:jc w:val="both"/>
        <w:rPr>
          <w:ins w:id="248" w:author="Ibrahim Ndungu" w:date="2024-01-27T21:20:00Z"/>
          <w:sz w:val="24"/>
          <w:szCs w:val="24"/>
          <w:rPrChange w:id="249" w:author="Ibrahim Ndungu" w:date="2024-02-01T12:11:00Z">
            <w:rPr>
              <w:ins w:id="250" w:author="Ibrahim Ndungu" w:date="2024-01-27T21:20:00Z"/>
            </w:rPr>
          </w:rPrChange>
        </w:rPr>
        <w:pPrChange w:id="251" w:author="Ibrahim Ndungu" w:date="2024-02-01T12:11:00Z">
          <w:pPr/>
        </w:pPrChange>
      </w:pPr>
      <w:ins w:id="252" w:author="Ibrahim Ndungu" w:date="2024-01-27T21:25:00Z">
        <w:r>
          <w:rPr>
            <w:sz w:val="24"/>
            <w:szCs w:val="24"/>
            <w:rPrChange w:id="253" w:author="Ibrahim Ndungu" w:date="2024-02-01T12:11:00Z">
              <w:rPr/>
            </w:rPrChange>
          </w:rPr>
          <w:t xml:space="preserve">In the above diagram </w:t>
        </w:r>
        <w:r>
          <w:rPr>
            <w:sz w:val="24"/>
            <w:szCs w:val="24"/>
            <w:rPrChange w:id="254" w:author="Ibrahim Ndungu" w:date="2024-02-01T12:11:00Z">
              <w:rPr>
                <w:i/>
                <w:iCs/>
              </w:rPr>
            </w:rPrChange>
          </w:rPr>
          <w:t>(Figure 19)</w:t>
        </w:r>
        <w:r>
          <w:rPr>
            <w:sz w:val="24"/>
            <w:szCs w:val="24"/>
            <w:rPrChange w:id="255" w:author="Ibrahim Ndungu" w:date="2024-02-01T12:11:00Z">
              <w:rPr/>
            </w:rPrChange>
          </w:rPr>
          <w:t>, you could opt to enable sample data generation. Configure the master’s name and master password.</w:t>
        </w:r>
      </w:ins>
    </w:p>
    <w:p>
      <w:pPr>
        <w:keepNext/>
        <w:rPr>
          <w:ins w:id="256" w:author="Ibrahim Ndungu" w:date="2024-01-27T21:23:00Z"/>
        </w:rPr>
        <w:pPrChange w:id="257" w:author="Ibrahim Ndungu" w:date="2024-01-27T21:23:00Z">
          <w:pPr/>
        </w:pPrChange>
      </w:pPr>
      <w:ins w:id="258" w:author="Ibrahim Ndungu" w:date="2024-01-27T21:21:00Z">
        <w:r>
          <w:rPr>
            <w:noProof/>
          </w:rPr>
          <w:lastRenderedPageBreak/>
          <w:drawing>
            <wp:inline distT="0" distB="0" distL="0" distR="0">
              <wp:extent cx="5943600" cy="3493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ins>
    </w:p>
    <w:p>
      <w:pPr>
        <w:pStyle w:val="Caption"/>
        <w:rPr>
          <w:ins w:id="259" w:author="Ibrahim Ndungu" w:date="2024-01-27T20:31:00Z"/>
        </w:rPr>
      </w:pPr>
      <w:ins w:id="260" w:author="Ibrahim Ndungu" w:date="2024-01-27T21:23:00Z">
        <w:r>
          <w:t xml:space="preserve">Figure </w:t>
        </w:r>
        <w:r>
          <w:fldChar w:fldCharType="begin"/>
        </w:r>
        <w:r>
          <w:instrText xml:space="preserve"> SEQ Figure \* ARABIC </w:instrText>
        </w:r>
      </w:ins>
      <w:r>
        <w:fldChar w:fldCharType="separate"/>
      </w:r>
      <w:r>
        <w:rPr>
          <w:noProof/>
        </w:rPr>
        <w:t>20</w:t>
      </w:r>
      <w:ins w:id="261" w:author="Ibrahim Ndungu" w:date="2024-01-27T21:23:00Z">
        <w:r>
          <w:fldChar w:fldCharType="end"/>
        </w:r>
        <w:r>
          <w:t>.</w:t>
        </w:r>
      </w:ins>
    </w:p>
    <w:p>
      <w:pPr>
        <w:rPr>
          <w:ins w:id="262" w:author="Ibrahim Ndungu" w:date="2024-01-27T21:26:00Z"/>
        </w:rPr>
      </w:pPr>
    </w:p>
    <w:p>
      <w:pPr>
        <w:jc w:val="both"/>
        <w:rPr>
          <w:ins w:id="263" w:author="Ibrahim Ndungu" w:date="2024-01-27T21:23:00Z"/>
          <w:sz w:val="24"/>
          <w:szCs w:val="24"/>
          <w:rPrChange w:id="264" w:author="Ibrahim Ndungu" w:date="2024-02-01T12:11:00Z">
            <w:rPr>
              <w:ins w:id="265" w:author="Ibrahim Ndungu" w:date="2024-01-27T21:23:00Z"/>
            </w:rPr>
          </w:rPrChange>
        </w:rPr>
        <w:pPrChange w:id="266" w:author="Ibrahim Ndungu" w:date="2024-01-27T21:27:00Z">
          <w:pPr/>
        </w:pPrChange>
      </w:pPr>
      <w:ins w:id="267" w:author="Ibrahim Ndungu" w:date="2024-01-27T21:26:00Z">
        <w:r>
          <w:rPr>
            <w:sz w:val="24"/>
            <w:szCs w:val="24"/>
            <w:rPrChange w:id="268" w:author="Ibrahim Ndungu" w:date="2024-02-01T12:11:00Z">
              <w:rPr/>
            </w:rPrChange>
          </w:rPr>
          <w:t>Allocate the appropriate IAM role that was created earlier</w:t>
        </w:r>
      </w:ins>
      <w:ins w:id="269" w:author="Ibrahim Ndungu" w:date="2024-01-27T21:27:00Z">
        <w:r>
          <w:rPr>
            <w:sz w:val="24"/>
            <w:szCs w:val="24"/>
            <w:rPrChange w:id="270" w:author="Ibrahim Ndungu" w:date="2024-02-01T12:11:00Z">
              <w:rPr/>
            </w:rPrChange>
          </w:rPr>
          <w:t xml:space="preserve"> for Redshift’s access to the S3 bucket.</w:t>
        </w:r>
      </w:ins>
    </w:p>
    <w:p>
      <w:pPr>
        <w:keepNext/>
        <w:rPr>
          <w:ins w:id="271" w:author="Ibrahim Ndungu" w:date="2024-01-27T21:38:00Z"/>
        </w:rPr>
        <w:pPrChange w:id="272" w:author="Ibrahim Ndungu" w:date="2024-01-27T21:38:00Z">
          <w:pPr/>
        </w:pPrChange>
      </w:pPr>
      <w:ins w:id="273" w:author="Ibrahim Ndungu" w:date="2024-01-27T21:24:00Z">
        <w:r>
          <w:rPr>
            <w:noProof/>
          </w:rPr>
          <w:lastRenderedPageBreak/>
          <w:drawing>
            <wp:inline distT="0" distB="0" distL="0" distR="0">
              <wp:extent cx="5008418" cy="535783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022505" cy="5372900"/>
                      </a:xfrm>
                      <a:prstGeom prst="rect">
                        <a:avLst/>
                      </a:prstGeom>
                    </pic:spPr>
                  </pic:pic>
                </a:graphicData>
              </a:graphic>
            </wp:inline>
          </w:drawing>
        </w:r>
      </w:ins>
    </w:p>
    <w:p>
      <w:pPr>
        <w:pStyle w:val="Caption"/>
        <w:rPr>
          <w:ins w:id="274" w:author="Ibrahim Ndungu" w:date="2024-01-27T20:26:00Z"/>
        </w:rPr>
        <w:pPrChange w:id="275" w:author="Ibrahim Ndungu" w:date="2024-01-27T21:38:00Z">
          <w:pPr/>
        </w:pPrChange>
      </w:pPr>
      <w:ins w:id="276" w:author="Ibrahim Ndungu" w:date="2024-01-27T21:38:00Z">
        <w:r>
          <w:t xml:space="preserve">Figure </w:t>
        </w:r>
        <w:r>
          <w:fldChar w:fldCharType="begin"/>
        </w:r>
        <w:r>
          <w:instrText xml:space="preserve"> SEQ Figure \* ARABIC </w:instrText>
        </w:r>
      </w:ins>
      <w:r>
        <w:fldChar w:fldCharType="separate"/>
      </w:r>
      <w:r>
        <w:rPr>
          <w:noProof/>
        </w:rPr>
        <w:t>21</w:t>
      </w:r>
      <w:ins w:id="277" w:author="Ibrahim Ndungu" w:date="2024-01-27T21:38:00Z">
        <w:r>
          <w:fldChar w:fldCharType="end"/>
        </w:r>
        <w:r>
          <w:t>.</w:t>
        </w:r>
      </w:ins>
    </w:p>
    <w:p>
      <w:pPr>
        <w:rPr>
          <w:ins w:id="278" w:author="Ibrahim Ndungu" w:date="2024-01-27T21:38:00Z"/>
        </w:rPr>
      </w:pPr>
    </w:p>
    <w:p>
      <w:pPr>
        <w:jc w:val="both"/>
        <w:rPr>
          <w:ins w:id="279" w:author="Ibrahim Ndungu" w:date="2024-01-27T21:43:00Z"/>
          <w:sz w:val="24"/>
          <w:szCs w:val="24"/>
          <w:rPrChange w:id="280" w:author="Ibrahim Ndungu" w:date="2024-02-01T12:12:00Z">
            <w:rPr>
              <w:ins w:id="281" w:author="Ibrahim Ndungu" w:date="2024-01-27T21:43:00Z"/>
            </w:rPr>
          </w:rPrChange>
        </w:rPr>
      </w:pPr>
      <w:ins w:id="282" w:author="Ibrahim Ndungu" w:date="2024-01-27T21:38:00Z">
        <w:r>
          <w:rPr>
            <w:sz w:val="24"/>
            <w:szCs w:val="24"/>
            <w:rPrChange w:id="283" w:author="Ibrahim Ndungu" w:date="2024-02-01T12:12:00Z">
              <w:rPr/>
            </w:rPrChange>
          </w:rPr>
          <w:t>Choose the VPC we created earl</w:t>
        </w:r>
      </w:ins>
      <w:ins w:id="284" w:author="Ibrahim Ndungu" w:date="2024-01-27T21:39:00Z">
        <w:r>
          <w:rPr>
            <w:sz w:val="24"/>
            <w:szCs w:val="24"/>
            <w:rPrChange w:id="285" w:author="Ibrahim Ndungu" w:date="2024-02-01T12:12:00Z">
              <w:rPr/>
            </w:rPrChange>
          </w:rPr>
          <w:t>ier</w:t>
        </w:r>
      </w:ins>
      <w:ins w:id="286" w:author="Ibrahim Ndungu" w:date="2024-01-27T21:40:00Z">
        <w:r>
          <w:rPr>
            <w:sz w:val="24"/>
            <w:szCs w:val="24"/>
            <w:rPrChange w:id="287" w:author="Ibrahim Ndungu" w:date="2024-02-01T12:12:00Z">
              <w:rPr/>
            </w:rPrChange>
          </w:rPr>
          <w:t xml:space="preserve"> (</w:t>
        </w:r>
        <w:r>
          <w:rPr>
            <w:sz w:val="24"/>
            <w:szCs w:val="24"/>
            <w:rPrChange w:id="288" w:author="Ibrahim Ndungu" w:date="2024-02-01T12:12:00Z">
              <w:rPr>
                <w:i/>
                <w:iCs/>
              </w:rPr>
            </w:rPrChange>
          </w:rPr>
          <w:t>Amazon Redshift Project</w:t>
        </w:r>
        <w:r>
          <w:rPr>
            <w:sz w:val="24"/>
            <w:szCs w:val="24"/>
            <w:rPrChange w:id="289" w:author="Ibrahim Ndungu" w:date="2024-02-01T12:12:00Z">
              <w:rPr/>
            </w:rPrChange>
          </w:rPr>
          <w:t>)</w:t>
        </w:r>
      </w:ins>
      <w:ins w:id="290" w:author="Ibrahim Ndungu" w:date="2024-01-27T21:39:00Z">
        <w:r>
          <w:rPr>
            <w:sz w:val="24"/>
            <w:szCs w:val="24"/>
            <w:rPrChange w:id="291" w:author="Ibrahim Ndungu" w:date="2024-02-01T12:12:00Z">
              <w:rPr/>
            </w:rPrChange>
          </w:rPr>
          <w:t xml:space="preserve"> and select Redshift Access as the VPC security group, deselect the default security group</w:t>
        </w:r>
      </w:ins>
      <w:ins w:id="292" w:author="Ibrahim Ndungu" w:date="2024-01-27T21:40:00Z">
        <w:r>
          <w:rPr>
            <w:sz w:val="24"/>
            <w:szCs w:val="24"/>
            <w:rPrChange w:id="293" w:author="Ibrahim Ndungu" w:date="2024-02-01T12:12:00Z">
              <w:rPr/>
            </w:rPrChange>
          </w:rPr>
          <w:t xml:space="preserve">. Choose the </w:t>
        </w:r>
      </w:ins>
      <w:ins w:id="294" w:author="Ibrahim Ndungu" w:date="2024-01-27T21:41:00Z">
        <w:r>
          <w:rPr>
            <w:sz w:val="24"/>
            <w:szCs w:val="24"/>
            <w:rPrChange w:id="295" w:author="Ibrahim Ndungu" w:date="2024-02-01T12:12:00Z">
              <w:rPr/>
            </w:rPrChange>
          </w:rPr>
          <w:t xml:space="preserve">redshift subnet group for the cluster and leave the rest of the option as is. </w:t>
        </w:r>
      </w:ins>
    </w:p>
    <w:p>
      <w:pPr>
        <w:jc w:val="both"/>
        <w:rPr>
          <w:ins w:id="296" w:author="Ibrahim Ndungu" w:date="2024-01-27T21:43:00Z"/>
        </w:rPr>
      </w:pPr>
    </w:p>
    <w:p>
      <w:pPr>
        <w:keepNext/>
        <w:jc w:val="both"/>
        <w:rPr>
          <w:ins w:id="297" w:author="Ibrahim Ndungu" w:date="2024-01-27T21:44:00Z"/>
        </w:rPr>
        <w:pPrChange w:id="298" w:author="Ibrahim Ndungu" w:date="2024-01-27T21:44:00Z">
          <w:pPr>
            <w:jc w:val="both"/>
          </w:pPr>
        </w:pPrChange>
      </w:pPr>
      <w:ins w:id="299" w:author="Ibrahim Ndungu" w:date="2024-01-27T21:44:00Z">
        <w:r>
          <w:rPr>
            <w:noProof/>
          </w:rPr>
          <w:lastRenderedPageBreak/>
          <w:drawing>
            <wp:inline distT="0" distB="0" distL="0" distR="0">
              <wp:extent cx="5806943" cy="266723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806943" cy="2667231"/>
                      </a:xfrm>
                      <a:prstGeom prst="rect">
                        <a:avLst/>
                      </a:prstGeom>
                    </pic:spPr>
                  </pic:pic>
                </a:graphicData>
              </a:graphic>
            </wp:inline>
          </w:drawing>
        </w:r>
      </w:ins>
    </w:p>
    <w:p>
      <w:pPr>
        <w:pStyle w:val="Caption"/>
        <w:jc w:val="both"/>
        <w:rPr>
          <w:ins w:id="300" w:author="Ibrahim Ndungu" w:date="2024-01-27T21:49:00Z"/>
        </w:rPr>
      </w:pPr>
      <w:ins w:id="301" w:author="Ibrahim Ndungu" w:date="2024-01-27T21:44:00Z">
        <w:r>
          <w:t xml:space="preserve">Figure </w:t>
        </w:r>
        <w:r>
          <w:fldChar w:fldCharType="begin"/>
        </w:r>
        <w:r>
          <w:instrText xml:space="preserve"> SEQ Figure \* ARABIC </w:instrText>
        </w:r>
      </w:ins>
      <w:r>
        <w:fldChar w:fldCharType="separate"/>
      </w:r>
      <w:r>
        <w:rPr>
          <w:noProof/>
        </w:rPr>
        <w:t>22</w:t>
      </w:r>
      <w:ins w:id="302" w:author="Ibrahim Ndungu" w:date="2024-01-27T21:44:00Z">
        <w:r>
          <w:fldChar w:fldCharType="end"/>
        </w:r>
        <w:r>
          <w:t>.</w:t>
        </w:r>
      </w:ins>
      <w:ins w:id="303" w:author="Ibrahim Ndungu" w:date="2024-01-27T21:46:00Z">
        <w:r>
          <w:t xml:space="preserve"> Leave this option in their default settings and</w:t>
        </w:r>
      </w:ins>
      <w:ins w:id="304" w:author="Ibrahim Ndungu" w:date="2024-01-27T21:47:00Z">
        <w:r>
          <w:t xml:space="preserve"> click on the create </w:t>
        </w:r>
      </w:ins>
      <w:ins w:id="305" w:author="Ibrahim Ndungu" w:date="2024-01-27T21:48:00Z">
        <w:r>
          <w:t>cluster button.</w:t>
        </w:r>
      </w:ins>
    </w:p>
    <w:p>
      <w:pPr>
        <w:rPr>
          <w:ins w:id="306" w:author="Ibrahim Ndungu" w:date="2024-01-27T21:49:00Z"/>
        </w:rPr>
      </w:pPr>
    </w:p>
    <w:p>
      <w:pPr>
        <w:keepNext/>
        <w:rPr>
          <w:ins w:id="307" w:author="Ibrahim Ndungu" w:date="2024-01-27T21:50:00Z"/>
        </w:rPr>
        <w:pPrChange w:id="308" w:author="Ibrahim Ndungu" w:date="2024-01-27T21:50:00Z">
          <w:pPr/>
        </w:pPrChange>
      </w:pPr>
      <w:ins w:id="309" w:author="Ibrahim Ndungu" w:date="2024-01-27T21:49:00Z">
        <w:r>
          <w:rPr>
            <w:noProof/>
          </w:rPr>
          <w:drawing>
            <wp:inline distT="0" distB="0" distL="0" distR="0">
              <wp:extent cx="5943600" cy="11607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160780"/>
                      </a:xfrm>
                      <a:prstGeom prst="rect">
                        <a:avLst/>
                      </a:prstGeom>
                    </pic:spPr>
                  </pic:pic>
                </a:graphicData>
              </a:graphic>
            </wp:inline>
          </w:drawing>
        </w:r>
      </w:ins>
    </w:p>
    <w:p>
      <w:pPr>
        <w:pStyle w:val="Caption"/>
        <w:rPr>
          <w:ins w:id="310" w:author="Ibrahim Ndungu" w:date="2024-01-27T21:50:00Z"/>
        </w:rPr>
      </w:pPr>
      <w:ins w:id="311" w:author="Ibrahim Ndungu" w:date="2024-01-27T21:50:00Z">
        <w:r>
          <w:t xml:space="preserve">Figure </w:t>
        </w:r>
        <w:r>
          <w:fldChar w:fldCharType="begin"/>
        </w:r>
        <w:r>
          <w:instrText xml:space="preserve"> SEQ Figure \* ARABIC </w:instrText>
        </w:r>
      </w:ins>
      <w:r>
        <w:fldChar w:fldCharType="separate"/>
      </w:r>
      <w:r>
        <w:rPr>
          <w:noProof/>
        </w:rPr>
        <w:t>23</w:t>
      </w:r>
      <w:ins w:id="312" w:author="Ibrahim Ndungu" w:date="2024-01-27T21:50:00Z">
        <w:r>
          <w:fldChar w:fldCharType="end"/>
        </w:r>
        <w:r>
          <w:t>. Wait until the cluster creation is complete and available.</w:t>
        </w:r>
      </w:ins>
    </w:p>
    <w:p>
      <w:pPr>
        <w:rPr>
          <w:ins w:id="313" w:author="Ibrahim Ndungu" w:date="2024-02-01T11:50:00Z"/>
        </w:rPr>
      </w:pPr>
    </w:p>
    <w:p>
      <w:pPr>
        <w:rPr>
          <w:ins w:id="314" w:author="Ibrahim Ndungu" w:date="2024-02-01T11:51:00Z"/>
          <w:b/>
          <w:bCs/>
        </w:rPr>
      </w:pPr>
    </w:p>
    <w:p>
      <w:pPr>
        <w:rPr>
          <w:ins w:id="315" w:author="Ibrahim Ndungu" w:date="2024-02-01T11:51:00Z"/>
          <w:b/>
          <w:bCs/>
        </w:rPr>
      </w:pPr>
    </w:p>
    <w:p>
      <w:pPr>
        <w:rPr>
          <w:ins w:id="316" w:author="Ibrahim Ndungu" w:date="2024-02-01T11:51:00Z"/>
          <w:b/>
          <w:bCs/>
        </w:rPr>
      </w:pPr>
    </w:p>
    <w:p>
      <w:pPr>
        <w:rPr>
          <w:ins w:id="317" w:author="Ibrahim Ndungu" w:date="2024-02-01T11:51:00Z"/>
          <w:b/>
          <w:bCs/>
        </w:rPr>
      </w:pPr>
    </w:p>
    <w:p>
      <w:pPr>
        <w:rPr>
          <w:ins w:id="318" w:author="Ibrahim Ndungu" w:date="2024-02-01T11:51:00Z"/>
          <w:b/>
          <w:bCs/>
        </w:rPr>
      </w:pPr>
    </w:p>
    <w:p>
      <w:pPr>
        <w:rPr>
          <w:ins w:id="319" w:author="Ibrahim Ndungu" w:date="2024-02-01T11:51:00Z"/>
          <w:b/>
          <w:bCs/>
        </w:rPr>
      </w:pPr>
    </w:p>
    <w:p>
      <w:pPr>
        <w:rPr>
          <w:ins w:id="320" w:author="Ibrahim Ndungu" w:date="2024-02-01T11:51:00Z"/>
          <w:b/>
          <w:bCs/>
        </w:rPr>
      </w:pPr>
    </w:p>
    <w:p>
      <w:pPr>
        <w:rPr>
          <w:ins w:id="321" w:author="Ibrahim Ndungu" w:date="2024-02-01T11:51:00Z"/>
          <w:b/>
          <w:bCs/>
        </w:rPr>
      </w:pPr>
    </w:p>
    <w:p>
      <w:pPr>
        <w:rPr>
          <w:ins w:id="322" w:author="Ibrahim Ndungu" w:date="2024-02-01T11:51:00Z"/>
          <w:b/>
          <w:bCs/>
        </w:rPr>
      </w:pPr>
    </w:p>
    <w:p>
      <w:pPr>
        <w:rPr>
          <w:ins w:id="323" w:author="Ibrahim Ndungu" w:date="2024-02-01T11:51:00Z"/>
          <w:b/>
          <w:bCs/>
        </w:rPr>
      </w:pPr>
    </w:p>
    <w:p>
      <w:pPr>
        <w:rPr>
          <w:ins w:id="324" w:author="Ibrahim Ndungu" w:date="2024-02-01T11:51:00Z"/>
          <w:b/>
          <w:bCs/>
        </w:rPr>
      </w:pPr>
    </w:p>
    <w:p>
      <w:pPr>
        <w:rPr>
          <w:ins w:id="325" w:author="Ibrahim Ndungu" w:date="2024-02-01T11:51:00Z"/>
          <w:b/>
          <w:bCs/>
          <w:sz w:val="24"/>
          <w:szCs w:val="24"/>
          <w:rPrChange w:id="326" w:author="Ibrahim Ndungu" w:date="2024-02-01T12:39:00Z">
            <w:rPr>
              <w:ins w:id="327" w:author="Ibrahim Ndungu" w:date="2024-02-01T11:51:00Z"/>
              <w:b/>
              <w:bCs/>
            </w:rPr>
          </w:rPrChange>
        </w:rPr>
        <w:pPrChange w:id="328" w:author="Ibrahim Ndungu" w:date="2024-02-01T12:38:00Z">
          <w:pPr>
            <w:jc w:val="center"/>
          </w:pPr>
        </w:pPrChange>
      </w:pPr>
      <w:ins w:id="329" w:author="Ibrahim Ndungu" w:date="2024-02-01T11:50:00Z">
        <w:r>
          <w:rPr>
            <w:b/>
            <w:bCs/>
            <w:sz w:val="24"/>
            <w:szCs w:val="24"/>
            <w:rPrChange w:id="330" w:author="Ibrahim Ndungu" w:date="2024-02-01T12:39:00Z">
              <w:rPr/>
            </w:rPrChange>
          </w:rPr>
          <w:lastRenderedPageBreak/>
          <w:t xml:space="preserve">INTERACTING WITH </w:t>
        </w:r>
      </w:ins>
      <w:ins w:id="331" w:author="Ibrahim Ndungu" w:date="2024-02-01T11:51:00Z">
        <w:r>
          <w:rPr>
            <w:b/>
            <w:bCs/>
            <w:sz w:val="24"/>
            <w:szCs w:val="24"/>
            <w:rPrChange w:id="332" w:author="Ibrahim Ndungu" w:date="2024-02-01T12:39:00Z">
              <w:rPr/>
            </w:rPrChange>
          </w:rPr>
          <w:t xml:space="preserve">OUR NEWLY CREATED </w:t>
        </w:r>
      </w:ins>
      <w:ins w:id="333" w:author="Ibrahim Ndungu" w:date="2024-02-01T11:50:00Z">
        <w:r>
          <w:rPr>
            <w:b/>
            <w:bCs/>
            <w:sz w:val="24"/>
            <w:szCs w:val="24"/>
            <w:rPrChange w:id="334" w:author="Ibrahim Ndungu" w:date="2024-02-01T12:39:00Z">
              <w:rPr/>
            </w:rPrChange>
          </w:rPr>
          <w:t xml:space="preserve">AMAZON </w:t>
        </w:r>
      </w:ins>
      <w:ins w:id="335" w:author="Ibrahim Ndungu" w:date="2024-02-01T11:51:00Z">
        <w:r>
          <w:rPr>
            <w:b/>
            <w:bCs/>
            <w:sz w:val="24"/>
            <w:szCs w:val="24"/>
            <w:rPrChange w:id="336" w:author="Ibrahim Ndungu" w:date="2024-02-01T12:39:00Z">
              <w:rPr/>
            </w:rPrChange>
          </w:rPr>
          <w:t>REDSHIFT CLUSTER</w:t>
        </w:r>
      </w:ins>
    </w:p>
    <w:p>
      <w:pPr>
        <w:jc w:val="both"/>
        <w:rPr>
          <w:ins w:id="337" w:author="Ibrahim Ndungu" w:date="2024-02-01T12:26:00Z"/>
          <w:sz w:val="24"/>
          <w:szCs w:val="24"/>
        </w:rPr>
      </w:pPr>
      <w:ins w:id="338" w:author="Ibrahim Ndungu" w:date="2024-02-01T12:26:00Z">
        <w:r>
          <w:rPr>
            <w:sz w:val="24"/>
            <w:szCs w:val="24"/>
          </w:rPr>
          <w:t>On the left side of the console on the navigation panel, get to the query console by clicking on the query editor. (You can choose between the Query editor or Query editor v2).</w:t>
        </w:r>
      </w:ins>
    </w:p>
    <w:p>
      <w:pPr>
        <w:jc w:val="both"/>
        <w:rPr>
          <w:ins w:id="339" w:author="Ibrahim Ndungu" w:date="2024-01-27T21:50:00Z"/>
          <w:b/>
          <w:bCs/>
          <w:rPrChange w:id="340" w:author="Ibrahim Ndungu" w:date="2024-02-01T11:51:00Z">
            <w:rPr>
              <w:ins w:id="341" w:author="Ibrahim Ndungu" w:date="2024-01-27T21:50:00Z"/>
            </w:rPr>
          </w:rPrChange>
        </w:rPr>
        <w:pPrChange w:id="342" w:author="Ibrahim Ndungu" w:date="2024-02-01T12:26:00Z">
          <w:pPr/>
        </w:pPrChange>
      </w:pPr>
    </w:p>
    <w:p>
      <w:pPr>
        <w:keepNext/>
        <w:rPr>
          <w:ins w:id="343" w:author="Ibrahim Ndungu" w:date="2024-01-27T21:51:00Z"/>
        </w:rPr>
        <w:pPrChange w:id="344" w:author="Ibrahim Ndungu" w:date="2024-01-27T21:51:00Z">
          <w:pPr/>
        </w:pPrChange>
      </w:pPr>
      <w:ins w:id="345" w:author="Ibrahim Ndungu" w:date="2024-01-27T21:51:00Z">
        <w:r>
          <w:rPr>
            <w:noProof/>
          </w:rPr>
          <w:drawing>
            <wp:inline distT="0" distB="0" distL="0" distR="0">
              <wp:extent cx="2530059" cy="13412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2530059" cy="1341236"/>
                      </a:xfrm>
                      <a:prstGeom prst="rect">
                        <a:avLst/>
                      </a:prstGeom>
                    </pic:spPr>
                  </pic:pic>
                </a:graphicData>
              </a:graphic>
            </wp:inline>
          </w:drawing>
        </w:r>
      </w:ins>
    </w:p>
    <w:p>
      <w:pPr>
        <w:pStyle w:val="Caption"/>
        <w:rPr>
          <w:ins w:id="346" w:author="Ibrahim Ndungu" w:date="2024-01-27T21:51:00Z"/>
        </w:rPr>
      </w:pPr>
      <w:ins w:id="347" w:author="Ibrahim Ndungu" w:date="2024-01-27T21:51:00Z">
        <w:r>
          <w:t xml:space="preserve">Figure </w:t>
        </w:r>
        <w:r>
          <w:fldChar w:fldCharType="begin"/>
        </w:r>
        <w:r>
          <w:instrText xml:space="preserve"> SEQ Figure \* ARABIC </w:instrText>
        </w:r>
      </w:ins>
      <w:r>
        <w:fldChar w:fldCharType="separate"/>
      </w:r>
      <w:r>
        <w:rPr>
          <w:noProof/>
        </w:rPr>
        <w:t>24</w:t>
      </w:r>
      <w:ins w:id="348" w:author="Ibrahim Ndungu" w:date="2024-01-27T21:51:00Z">
        <w:r>
          <w:fldChar w:fldCharType="end"/>
        </w:r>
        <w:r>
          <w:t>.</w:t>
        </w:r>
      </w:ins>
    </w:p>
    <w:p>
      <w:pPr>
        <w:jc w:val="both"/>
        <w:rPr>
          <w:ins w:id="349" w:author="Ibrahim Ndungu" w:date="2024-01-27T21:57:00Z"/>
        </w:rPr>
      </w:pPr>
    </w:p>
    <w:p>
      <w:pPr>
        <w:keepNext/>
        <w:jc w:val="both"/>
        <w:rPr>
          <w:ins w:id="350" w:author="Ibrahim Ndungu" w:date="2024-01-27T21:58:00Z"/>
        </w:rPr>
        <w:pPrChange w:id="351" w:author="Ibrahim Ndungu" w:date="2024-01-27T21:58:00Z">
          <w:pPr>
            <w:jc w:val="both"/>
          </w:pPr>
        </w:pPrChange>
      </w:pPr>
      <w:ins w:id="352" w:author="Ibrahim Ndungu" w:date="2024-02-01T11:56:00Z">
        <w:r>
          <w:rPr>
            <w:noProof/>
          </w:rPr>
          <w:drawing>
            <wp:inline distT="0" distB="0" distL="0" distR="0">
              <wp:extent cx="5943600" cy="3352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ins>
    </w:p>
    <w:p>
      <w:pPr>
        <w:pStyle w:val="Caption"/>
        <w:jc w:val="both"/>
        <w:rPr>
          <w:ins w:id="353" w:author="Ibrahim Ndungu" w:date="2024-02-01T11:26:00Z"/>
        </w:rPr>
      </w:pPr>
      <w:ins w:id="354" w:author="Ibrahim Ndungu" w:date="2024-01-27T21:58:00Z">
        <w:r>
          <w:t xml:space="preserve">Figure </w:t>
        </w:r>
        <w:r>
          <w:fldChar w:fldCharType="begin"/>
        </w:r>
        <w:r>
          <w:instrText xml:space="preserve"> SEQ Figure \* ARABIC </w:instrText>
        </w:r>
      </w:ins>
      <w:r>
        <w:fldChar w:fldCharType="separate"/>
      </w:r>
      <w:r>
        <w:rPr>
          <w:noProof/>
        </w:rPr>
        <w:t>25</w:t>
      </w:r>
      <w:ins w:id="355" w:author="Ibrahim Ndungu" w:date="2024-01-27T21:58:00Z">
        <w:r>
          <w:fldChar w:fldCharType="end"/>
        </w:r>
        <w:r>
          <w:t>.</w:t>
        </w:r>
      </w:ins>
    </w:p>
    <w:p>
      <w:pPr>
        <w:rPr>
          <w:ins w:id="356" w:author="Ibrahim Ndungu" w:date="2024-02-01T11:33:00Z"/>
        </w:rPr>
      </w:pPr>
    </w:p>
    <w:p>
      <w:pPr>
        <w:rPr>
          <w:ins w:id="357" w:author="Ibrahim Ndungu" w:date="2024-02-01T11:52:00Z"/>
        </w:rPr>
      </w:pPr>
    </w:p>
    <w:p>
      <w:pPr>
        <w:rPr>
          <w:ins w:id="358" w:author="Ibrahim Ndungu" w:date="2024-02-01T11:54:00Z"/>
        </w:rPr>
      </w:pPr>
    </w:p>
    <w:p>
      <w:pPr>
        <w:jc w:val="both"/>
        <w:rPr>
          <w:ins w:id="359" w:author="Ibrahim Ndungu" w:date="2024-02-01T13:02:00Z"/>
          <w:sz w:val="24"/>
          <w:szCs w:val="24"/>
        </w:rPr>
      </w:pPr>
    </w:p>
    <w:p>
      <w:pPr>
        <w:jc w:val="both"/>
        <w:rPr>
          <w:ins w:id="360" w:author="Ibrahim Ndungu" w:date="2024-02-01T11:31:00Z"/>
          <w:sz w:val="24"/>
          <w:szCs w:val="24"/>
          <w:rPrChange w:id="361" w:author="Ibrahim Ndungu" w:date="2024-02-01T13:03:00Z">
            <w:rPr>
              <w:ins w:id="362" w:author="Ibrahim Ndungu" w:date="2024-02-01T11:31:00Z"/>
            </w:rPr>
          </w:rPrChange>
        </w:rPr>
        <w:pPrChange w:id="363" w:author="Ibrahim Ndungu" w:date="2024-02-01T13:03:00Z">
          <w:pPr/>
        </w:pPrChange>
      </w:pPr>
      <w:ins w:id="364" w:author="Ibrahim Ndungu" w:date="2024-02-01T11:28:00Z">
        <w:r>
          <w:rPr>
            <w:sz w:val="24"/>
            <w:szCs w:val="24"/>
            <w:rPrChange w:id="365" w:author="Ibrahim Ndungu" w:date="2024-02-01T12:12:00Z">
              <w:rPr/>
            </w:rPrChange>
          </w:rPr>
          <w:lastRenderedPageBreak/>
          <w:t>Once the editor open</w:t>
        </w:r>
      </w:ins>
      <w:ins w:id="366" w:author="Ibrahim Ndungu" w:date="2024-02-01T12:26:00Z">
        <w:r>
          <w:rPr>
            <w:sz w:val="24"/>
            <w:szCs w:val="24"/>
          </w:rPr>
          <w:t>s</w:t>
        </w:r>
      </w:ins>
      <w:ins w:id="367" w:author="Ibrahim Ndungu" w:date="2024-02-01T11:28:00Z">
        <w:r>
          <w:rPr>
            <w:sz w:val="24"/>
            <w:szCs w:val="24"/>
            <w:rPrChange w:id="368" w:author="Ibrahim Ndungu" w:date="2024-02-01T12:12:00Z">
              <w:rPr/>
            </w:rPrChange>
          </w:rPr>
          <w:t>, the next step is to create a table</w:t>
        </w:r>
      </w:ins>
      <w:ins w:id="369" w:author="Ibrahim Ndungu" w:date="2024-02-01T11:37:00Z">
        <w:r>
          <w:rPr>
            <w:sz w:val="24"/>
            <w:szCs w:val="24"/>
            <w:rPrChange w:id="370" w:author="Ibrahim Ndungu" w:date="2024-02-01T12:12:00Z">
              <w:rPr/>
            </w:rPrChange>
          </w:rPr>
          <w:t xml:space="preserve"> (</w:t>
        </w:r>
      </w:ins>
      <w:ins w:id="371" w:author="Ibrahim Ndungu" w:date="2024-02-01T11:38:00Z">
        <w:r>
          <w:rPr>
            <w:i/>
            <w:iCs/>
            <w:sz w:val="24"/>
            <w:szCs w:val="24"/>
            <w:rPrChange w:id="372" w:author="Ibrahim Ndungu" w:date="2024-02-01T12:26:00Z">
              <w:rPr/>
            </w:rPrChange>
          </w:rPr>
          <w:t>named users</w:t>
        </w:r>
      </w:ins>
      <w:ins w:id="373" w:author="Ibrahim Ndungu" w:date="2024-02-01T11:37:00Z">
        <w:r>
          <w:rPr>
            <w:sz w:val="24"/>
            <w:szCs w:val="24"/>
            <w:rPrChange w:id="374" w:author="Ibrahim Ndungu" w:date="2024-02-01T12:12:00Z">
              <w:rPr/>
            </w:rPrChange>
          </w:rPr>
          <w:t>)</w:t>
        </w:r>
      </w:ins>
      <w:ins w:id="375" w:author="Ibrahim Ndungu" w:date="2024-02-01T11:28:00Z">
        <w:r>
          <w:rPr>
            <w:sz w:val="24"/>
            <w:szCs w:val="24"/>
            <w:rPrChange w:id="376" w:author="Ibrahim Ndungu" w:date="2024-02-01T12:12:00Z">
              <w:rPr/>
            </w:rPrChange>
          </w:rPr>
          <w:t>, in this case the below cre</w:t>
        </w:r>
      </w:ins>
      <w:ins w:id="377" w:author="Ibrahim Ndungu" w:date="2024-02-01T11:29:00Z">
        <w:r>
          <w:rPr>
            <w:sz w:val="24"/>
            <w:szCs w:val="24"/>
            <w:rPrChange w:id="378" w:author="Ibrahim Ndungu" w:date="2024-02-01T12:12:00Z">
              <w:rPr/>
            </w:rPrChange>
          </w:rPr>
          <w:t>ate table query was used:</w:t>
        </w:r>
      </w:ins>
    </w:p>
    <w:p>
      <w:pPr>
        <w:keepNext/>
        <w:rPr>
          <w:ins w:id="379" w:author="Ibrahim Ndungu" w:date="2024-02-01T11:34:00Z"/>
        </w:rPr>
        <w:pPrChange w:id="380" w:author="Ibrahim Ndungu" w:date="2024-02-01T11:34:00Z">
          <w:pPr/>
        </w:pPrChange>
      </w:pPr>
      <w:ins w:id="381" w:author="Ibrahim Ndungu" w:date="2024-02-01T11:33:00Z">
        <w:r>
          <w:rPr>
            <w:noProof/>
          </w:rPr>
          <w:drawing>
            <wp:inline distT="0" distB="0" distL="0" distR="0">
              <wp:extent cx="4100945"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4167824" cy="2639505"/>
                      </a:xfrm>
                      <a:prstGeom prst="rect">
                        <a:avLst/>
                      </a:prstGeom>
                    </pic:spPr>
                  </pic:pic>
                </a:graphicData>
              </a:graphic>
            </wp:inline>
          </w:drawing>
        </w:r>
      </w:ins>
    </w:p>
    <w:p>
      <w:pPr>
        <w:pStyle w:val="Caption"/>
        <w:rPr>
          <w:ins w:id="382" w:author="Ibrahim Ndungu" w:date="2024-02-01T11:35:00Z"/>
        </w:rPr>
        <w:pPrChange w:id="383" w:author="Ibrahim Ndungu" w:date="2024-02-01T12:59:00Z">
          <w:pPr/>
        </w:pPrChange>
      </w:pPr>
      <w:ins w:id="384" w:author="Ibrahim Ndungu" w:date="2024-02-01T11:34:00Z">
        <w:r>
          <w:t xml:space="preserve">Figure </w:t>
        </w:r>
        <w:r>
          <w:fldChar w:fldCharType="begin"/>
        </w:r>
        <w:r>
          <w:instrText xml:space="preserve"> SEQ Figure \* ARABIC </w:instrText>
        </w:r>
      </w:ins>
      <w:r>
        <w:fldChar w:fldCharType="separate"/>
      </w:r>
      <w:r>
        <w:rPr>
          <w:noProof/>
        </w:rPr>
        <w:t>26</w:t>
      </w:r>
      <w:ins w:id="385" w:author="Ibrahim Ndungu" w:date="2024-02-01T11:34:00Z">
        <w:r>
          <w:fldChar w:fldCharType="end"/>
        </w:r>
        <w:r>
          <w:t>. Click on the Run button at the top left to create table.</w:t>
        </w:r>
      </w:ins>
    </w:p>
    <w:p>
      <w:pPr>
        <w:jc w:val="both"/>
        <w:rPr>
          <w:ins w:id="386" w:author="Ibrahim Ndungu" w:date="2024-02-01T11:37:00Z"/>
          <w:sz w:val="24"/>
          <w:szCs w:val="24"/>
          <w:rPrChange w:id="387" w:author="Ibrahim Ndungu" w:date="2024-02-01T12:59:00Z">
            <w:rPr>
              <w:ins w:id="388" w:author="Ibrahim Ndungu" w:date="2024-02-01T11:37:00Z"/>
            </w:rPr>
          </w:rPrChange>
        </w:rPr>
        <w:pPrChange w:id="389" w:author="Ibrahim Ndungu" w:date="2024-02-01T12:59:00Z">
          <w:pPr/>
        </w:pPrChange>
      </w:pPr>
      <w:ins w:id="390" w:author="Ibrahim Ndungu" w:date="2024-02-01T11:36:00Z">
        <w:r>
          <w:rPr>
            <w:sz w:val="24"/>
            <w:szCs w:val="24"/>
            <w:rPrChange w:id="391" w:author="Ibrahim Ndungu" w:date="2024-02-01T12:12:00Z">
              <w:rPr/>
            </w:rPrChange>
          </w:rPr>
          <w:t>Once the table</w:t>
        </w:r>
      </w:ins>
      <w:ins w:id="392" w:author="Ibrahim Ndungu" w:date="2024-02-01T11:37:00Z">
        <w:r>
          <w:rPr>
            <w:sz w:val="24"/>
            <w:szCs w:val="24"/>
            <w:rPrChange w:id="393" w:author="Ibrahim Ndungu" w:date="2024-02-01T12:12:00Z">
              <w:rPr/>
            </w:rPrChange>
          </w:rPr>
          <w:t xml:space="preserve"> (users)</w:t>
        </w:r>
      </w:ins>
      <w:ins w:id="394" w:author="Ibrahim Ndungu" w:date="2024-02-01T11:36:00Z">
        <w:r>
          <w:rPr>
            <w:sz w:val="24"/>
            <w:szCs w:val="24"/>
            <w:rPrChange w:id="395" w:author="Ibrahim Ndungu" w:date="2024-02-01T12:12:00Z">
              <w:rPr/>
            </w:rPrChange>
          </w:rPr>
          <w:t xml:space="preserve"> is created it will be listed among other tables in the query’s navigation panel as s</w:t>
        </w:r>
      </w:ins>
      <w:ins w:id="396" w:author="Ibrahim Ndungu" w:date="2024-02-01T11:37:00Z">
        <w:r>
          <w:rPr>
            <w:sz w:val="24"/>
            <w:szCs w:val="24"/>
            <w:rPrChange w:id="397" w:author="Ibrahim Ndungu" w:date="2024-02-01T12:12:00Z">
              <w:rPr/>
            </w:rPrChange>
          </w:rPr>
          <w:t>hown below:</w:t>
        </w:r>
      </w:ins>
    </w:p>
    <w:p>
      <w:pPr>
        <w:keepNext/>
        <w:rPr>
          <w:ins w:id="398" w:author="Ibrahim Ndungu" w:date="2024-02-01T11:39:00Z"/>
        </w:rPr>
        <w:pPrChange w:id="399" w:author="Ibrahim Ndungu" w:date="2024-02-01T11:39:00Z">
          <w:pPr/>
        </w:pPrChange>
      </w:pPr>
      <w:ins w:id="400" w:author="Ibrahim Ndungu" w:date="2024-02-01T11:37:00Z">
        <w:r>
          <w:rPr>
            <w:noProof/>
          </w:rPr>
          <w:drawing>
            <wp:inline distT="0" distB="0" distL="0" distR="0">
              <wp:extent cx="4596571" cy="39208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8780" cy="3948310"/>
                      </a:xfrm>
                      <a:prstGeom prst="rect">
                        <a:avLst/>
                      </a:prstGeom>
                    </pic:spPr>
                  </pic:pic>
                </a:graphicData>
              </a:graphic>
            </wp:inline>
          </w:drawing>
        </w:r>
      </w:ins>
    </w:p>
    <w:p>
      <w:pPr>
        <w:pStyle w:val="Caption"/>
        <w:rPr>
          <w:ins w:id="401" w:author="Ibrahim Ndungu" w:date="2024-02-01T11:40:00Z"/>
        </w:rPr>
      </w:pPr>
      <w:ins w:id="402" w:author="Ibrahim Ndungu" w:date="2024-02-01T11:39:00Z">
        <w:r>
          <w:t xml:space="preserve">Figure </w:t>
        </w:r>
        <w:r>
          <w:fldChar w:fldCharType="begin"/>
        </w:r>
        <w:r>
          <w:instrText xml:space="preserve"> SEQ Figure \* ARABIC </w:instrText>
        </w:r>
      </w:ins>
      <w:r>
        <w:fldChar w:fldCharType="separate"/>
      </w:r>
      <w:r>
        <w:rPr>
          <w:noProof/>
        </w:rPr>
        <w:t>27</w:t>
      </w:r>
      <w:ins w:id="403" w:author="Ibrahim Ndungu" w:date="2024-02-01T11:39:00Z">
        <w:r>
          <w:fldChar w:fldCharType="end"/>
        </w:r>
        <w:r>
          <w:t>.</w:t>
        </w:r>
      </w:ins>
    </w:p>
    <w:p>
      <w:pPr>
        <w:jc w:val="both"/>
        <w:rPr>
          <w:ins w:id="404" w:author="Ibrahim Ndungu" w:date="2024-02-01T12:27:00Z"/>
          <w:sz w:val="24"/>
          <w:szCs w:val="24"/>
        </w:rPr>
      </w:pPr>
      <w:ins w:id="405" w:author="Ibrahim Ndungu" w:date="2024-02-01T11:44:00Z">
        <w:r>
          <w:rPr>
            <w:sz w:val="24"/>
            <w:szCs w:val="24"/>
            <w:rPrChange w:id="406" w:author="Ibrahim Ndungu" w:date="2024-02-01T12:12:00Z">
              <w:rPr/>
            </w:rPrChange>
          </w:rPr>
          <w:lastRenderedPageBreak/>
          <w:t xml:space="preserve">Since the table is up, run the query </w:t>
        </w:r>
      </w:ins>
      <w:ins w:id="407" w:author="Ibrahim Ndungu" w:date="2024-02-01T12:36:00Z">
        <w:r>
          <w:rPr>
            <w:sz w:val="24"/>
            <w:szCs w:val="24"/>
          </w:rPr>
          <w:t>in figure 28 was used</w:t>
        </w:r>
      </w:ins>
      <w:ins w:id="408" w:author="Ibrahim Ndungu" w:date="2024-02-01T11:44:00Z">
        <w:r>
          <w:rPr>
            <w:sz w:val="24"/>
            <w:szCs w:val="24"/>
            <w:rPrChange w:id="409" w:author="Ibrahim Ndungu" w:date="2024-02-01T12:12:00Z">
              <w:rPr/>
            </w:rPrChange>
          </w:rPr>
          <w:t xml:space="preserve"> to copy the data generated and stored in an S3 bucket</w:t>
        </w:r>
      </w:ins>
      <w:ins w:id="410" w:author="Ibrahim Ndungu" w:date="2024-02-01T11:47:00Z">
        <w:r>
          <w:rPr>
            <w:sz w:val="24"/>
            <w:szCs w:val="24"/>
            <w:rPrChange w:id="411" w:author="Ibrahim Ndungu" w:date="2024-02-01T12:12:00Z">
              <w:rPr/>
            </w:rPrChange>
          </w:rPr>
          <w:t xml:space="preserve"> to our newly created </w:t>
        </w:r>
      </w:ins>
      <w:ins w:id="412" w:author="Ibrahim Ndungu" w:date="2024-02-01T12:31:00Z">
        <w:r>
          <w:rPr>
            <w:sz w:val="24"/>
            <w:szCs w:val="24"/>
          </w:rPr>
          <w:t>‘</w:t>
        </w:r>
      </w:ins>
      <w:ins w:id="413" w:author="Ibrahim Ndungu" w:date="2024-02-01T11:48:00Z">
        <w:r>
          <w:rPr>
            <w:sz w:val="24"/>
            <w:szCs w:val="24"/>
            <w:rPrChange w:id="414" w:author="Ibrahim Ndungu" w:date="2024-02-01T12:12:00Z">
              <w:rPr/>
            </w:rPrChange>
          </w:rPr>
          <w:t>users</w:t>
        </w:r>
      </w:ins>
      <w:ins w:id="415" w:author="Ibrahim Ndungu" w:date="2024-02-01T12:31:00Z">
        <w:r>
          <w:rPr>
            <w:sz w:val="24"/>
            <w:szCs w:val="24"/>
          </w:rPr>
          <w:t>’</w:t>
        </w:r>
      </w:ins>
      <w:ins w:id="416" w:author="Ibrahim Ndungu" w:date="2024-02-01T11:48:00Z">
        <w:r>
          <w:rPr>
            <w:sz w:val="24"/>
            <w:szCs w:val="24"/>
            <w:rPrChange w:id="417" w:author="Ibrahim Ndungu" w:date="2024-02-01T12:12:00Z">
              <w:rPr/>
            </w:rPrChange>
          </w:rPr>
          <w:t xml:space="preserve"> </w:t>
        </w:r>
      </w:ins>
      <w:ins w:id="418" w:author="Ibrahim Ndungu" w:date="2024-02-01T11:47:00Z">
        <w:r>
          <w:rPr>
            <w:sz w:val="24"/>
            <w:szCs w:val="24"/>
            <w:rPrChange w:id="419" w:author="Ibrahim Ndungu" w:date="2024-02-01T12:12:00Z">
              <w:rPr/>
            </w:rPrChange>
          </w:rPr>
          <w:t>table</w:t>
        </w:r>
      </w:ins>
      <w:ins w:id="420" w:author="Ibrahim Ndungu" w:date="2024-02-01T11:45:00Z">
        <w:r>
          <w:rPr>
            <w:sz w:val="24"/>
            <w:szCs w:val="24"/>
            <w:rPrChange w:id="421" w:author="Ibrahim Ndungu" w:date="2024-02-01T12:12:00Z">
              <w:rPr/>
            </w:rPrChange>
          </w:rPr>
          <w:t>.</w:t>
        </w:r>
      </w:ins>
      <w:ins w:id="422" w:author="Ibrahim Ndungu" w:date="2024-02-01T11:44:00Z">
        <w:r>
          <w:rPr>
            <w:sz w:val="24"/>
            <w:szCs w:val="24"/>
            <w:rPrChange w:id="423" w:author="Ibrahim Ndungu" w:date="2024-02-01T12:12:00Z">
              <w:rPr/>
            </w:rPrChange>
          </w:rPr>
          <w:t xml:space="preserve"> </w:t>
        </w:r>
      </w:ins>
    </w:p>
    <w:p>
      <w:pPr>
        <w:jc w:val="both"/>
        <w:rPr>
          <w:ins w:id="424" w:author="Ibrahim Ndungu" w:date="2024-02-01T12:27:00Z"/>
          <w:sz w:val="24"/>
          <w:szCs w:val="24"/>
        </w:rPr>
      </w:pPr>
      <w:ins w:id="425" w:author="Ibrahim Ndungu" w:date="2024-02-01T12:36:00Z">
        <w:r>
          <w:rPr>
            <w:sz w:val="24"/>
            <w:szCs w:val="24"/>
            <w:rPrChange w:id="426" w:author="Ibrahim Ndungu" w:date="2024-02-01T12:37:00Z">
              <w:rPr/>
            </w:rPrChange>
          </w:rPr>
          <w:t>So,</w:t>
        </w:r>
      </w:ins>
      <w:ins w:id="427" w:author="Ibrahim Ndungu" w:date="2024-02-01T12:33:00Z">
        <w:r>
          <w:rPr>
            <w:sz w:val="24"/>
            <w:szCs w:val="24"/>
            <w:rPrChange w:id="428" w:author="Ibrahim Ndungu" w:date="2024-02-01T12:37:00Z">
              <w:rPr/>
            </w:rPrChange>
          </w:rPr>
          <w:t xml:space="preserve"> I'm going to copy </w:t>
        </w:r>
      </w:ins>
      <w:ins w:id="429" w:author="Ibrahim Ndungu" w:date="2024-02-01T12:38:00Z">
        <w:r>
          <w:rPr>
            <w:sz w:val="24"/>
            <w:szCs w:val="24"/>
          </w:rPr>
          <w:t>users’</w:t>
        </w:r>
      </w:ins>
      <w:ins w:id="430" w:author="Ibrahim Ndungu" w:date="2024-02-01T12:33:00Z">
        <w:r>
          <w:rPr>
            <w:sz w:val="24"/>
            <w:szCs w:val="24"/>
            <w:rPrChange w:id="431" w:author="Ibrahim Ndungu" w:date="2024-02-01T12:37:00Z">
              <w:rPr/>
            </w:rPrChange>
          </w:rPr>
          <w:t xml:space="preserve"> data from my S3 bucket. The credential that I pass</w:t>
        </w:r>
      </w:ins>
      <w:ins w:id="432" w:author="Ibrahim Ndungu" w:date="2024-02-01T12:34:00Z">
        <w:r>
          <w:rPr>
            <w:sz w:val="24"/>
            <w:szCs w:val="24"/>
            <w:rPrChange w:id="433" w:author="Ibrahim Ndungu" w:date="2024-02-01T12:37:00Z">
              <w:rPr/>
            </w:rPrChange>
          </w:rPr>
          <w:t>ed</w:t>
        </w:r>
      </w:ins>
      <w:ins w:id="434" w:author="Ibrahim Ndungu" w:date="2024-02-01T12:33:00Z">
        <w:r>
          <w:rPr>
            <w:sz w:val="24"/>
            <w:szCs w:val="24"/>
            <w:rPrChange w:id="435" w:author="Ibrahim Ndungu" w:date="2024-02-01T12:37:00Z">
              <w:rPr/>
            </w:rPrChange>
          </w:rPr>
          <w:t xml:space="preserve"> </w:t>
        </w:r>
      </w:ins>
      <w:ins w:id="436" w:author="Ibrahim Ndungu" w:date="2024-02-01T12:34:00Z">
        <w:r>
          <w:rPr>
            <w:sz w:val="24"/>
            <w:szCs w:val="24"/>
            <w:rPrChange w:id="437" w:author="Ibrahim Ndungu" w:date="2024-02-01T12:37:00Z">
              <w:rPr/>
            </w:rPrChange>
          </w:rPr>
          <w:t>is</w:t>
        </w:r>
      </w:ins>
      <w:ins w:id="438" w:author="Ibrahim Ndungu" w:date="2024-02-01T12:33:00Z">
        <w:r>
          <w:rPr>
            <w:sz w:val="24"/>
            <w:szCs w:val="24"/>
            <w:rPrChange w:id="439" w:author="Ibrahim Ndungu" w:date="2024-02-01T12:37:00Z">
              <w:rPr/>
            </w:rPrChange>
          </w:rPr>
          <w:t xml:space="preserve"> a rol</w:t>
        </w:r>
      </w:ins>
      <w:ins w:id="440" w:author="Ibrahim Ndungu" w:date="2024-02-01T12:34:00Z">
        <w:r>
          <w:rPr>
            <w:sz w:val="24"/>
            <w:szCs w:val="24"/>
            <w:rPrChange w:id="441" w:author="Ibrahim Ndungu" w:date="2024-02-01T12:37:00Z">
              <w:rPr/>
            </w:rPrChange>
          </w:rPr>
          <w:t>e</w:t>
        </w:r>
      </w:ins>
      <w:ins w:id="442" w:author="Ibrahim Ndungu" w:date="2024-02-01T12:33:00Z">
        <w:r>
          <w:rPr>
            <w:sz w:val="24"/>
            <w:szCs w:val="24"/>
            <w:rPrChange w:id="443" w:author="Ibrahim Ndungu" w:date="2024-02-01T12:37:00Z">
              <w:rPr/>
            </w:rPrChange>
          </w:rPr>
          <w:t xml:space="preserve"> and it gives the ARN the Amazon resource name of the role. And in the </w:t>
        </w:r>
      </w:ins>
      <w:ins w:id="444" w:author="Ibrahim Ndungu" w:date="2024-02-01T12:37:00Z">
        <w:r>
          <w:rPr>
            <w:sz w:val="24"/>
            <w:szCs w:val="24"/>
          </w:rPr>
          <w:t>file,</w:t>
        </w:r>
      </w:ins>
      <w:ins w:id="445" w:author="Ibrahim Ndungu" w:date="2024-02-01T12:33:00Z">
        <w:r>
          <w:rPr>
            <w:sz w:val="24"/>
            <w:szCs w:val="24"/>
            <w:rPrChange w:id="446" w:author="Ibrahim Ndungu" w:date="2024-02-01T12:37:00Z">
              <w:rPr/>
            </w:rPrChange>
          </w:rPr>
          <w:t xml:space="preserve"> itself is delimited by a </w:t>
        </w:r>
      </w:ins>
      <w:ins w:id="447" w:author="Ibrahim Ndungu" w:date="2024-02-01T12:35:00Z">
        <w:r>
          <w:rPr>
            <w:sz w:val="24"/>
            <w:szCs w:val="24"/>
            <w:rPrChange w:id="448" w:author="Ibrahim Ndungu" w:date="2024-02-01T12:37:00Z">
              <w:rPr/>
            </w:rPrChange>
          </w:rPr>
          <w:t xml:space="preserve">comma </w:t>
        </w:r>
      </w:ins>
      <w:ins w:id="449" w:author="Ibrahim Ndungu" w:date="2024-02-01T12:33:00Z">
        <w:r>
          <w:rPr>
            <w:sz w:val="24"/>
            <w:szCs w:val="24"/>
            <w:rPrChange w:id="450" w:author="Ibrahim Ndungu" w:date="2024-02-01T12:37:00Z">
              <w:rPr/>
            </w:rPrChange>
          </w:rPr>
          <w:t>a</w:t>
        </w:r>
      </w:ins>
      <w:ins w:id="451" w:author="Ibrahim Ndungu" w:date="2024-02-01T12:35:00Z">
        <w:r>
          <w:rPr>
            <w:sz w:val="24"/>
            <w:szCs w:val="24"/>
            <w:rPrChange w:id="452" w:author="Ibrahim Ndungu" w:date="2024-02-01T12:37:00Z">
              <w:rPr/>
            </w:rPrChange>
          </w:rPr>
          <w:t xml:space="preserve">nd </w:t>
        </w:r>
      </w:ins>
      <w:ins w:id="453" w:author="Ibrahim Ndungu" w:date="2024-02-01T12:36:00Z">
        <w:r>
          <w:rPr>
            <w:sz w:val="24"/>
            <w:szCs w:val="24"/>
            <w:rPrChange w:id="454" w:author="Ibrahim Ndungu" w:date="2024-02-01T12:37:00Z">
              <w:rPr/>
            </w:rPrChange>
          </w:rPr>
          <w:t xml:space="preserve">I </w:t>
        </w:r>
      </w:ins>
      <w:ins w:id="455" w:author="Ibrahim Ndungu" w:date="2024-02-01T12:33:00Z">
        <w:r>
          <w:rPr>
            <w:sz w:val="24"/>
            <w:szCs w:val="24"/>
            <w:rPrChange w:id="456" w:author="Ibrahim Ndungu" w:date="2024-02-01T12:37:00Z">
              <w:rPr/>
            </w:rPrChange>
          </w:rPr>
          <w:t>r</w:t>
        </w:r>
      </w:ins>
      <w:ins w:id="457" w:author="Ibrahim Ndungu" w:date="2024-02-01T12:36:00Z">
        <w:r>
          <w:rPr>
            <w:sz w:val="24"/>
            <w:szCs w:val="24"/>
            <w:rPrChange w:id="458" w:author="Ibrahim Ndungu" w:date="2024-02-01T12:37:00Z">
              <w:rPr/>
            </w:rPrChange>
          </w:rPr>
          <w:t>a</w:t>
        </w:r>
      </w:ins>
      <w:ins w:id="459" w:author="Ibrahim Ndungu" w:date="2024-02-01T12:33:00Z">
        <w:r>
          <w:rPr>
            <w:sz w:val="24"/>
            <w:szCs w:val="24"/>
            <w:rPrChange w:id="460" w:author="Ibrahim Ndungu" w:date="2024-02-01T12:37:00Z">
              <w:rPr/>
            </w:rPrChange>
          </w:rPr>
          <w:t>n the query.</w:t>
        </w:r>
      </w:ins>
    </w:p>
    <w:p>
      <w:pPr>
        <w:jc w:val="both"/>
        <w:rPr>
          <w:ins w:id="461" w:author="Ibrahim Ndungu" w:date="2024-02-01T11:42:00Z"/>
          <w:sz w:val="24"/>
          <w:szCs w:val="24"/>
          <w:rPrChange w:id="462" w:author="Ibrahim Ndungu" w:date="2024-02-01T12:12:00Z">
            <w:rPr>
              <w:ins w:id="463" w:author="Ibrahim Ndungu" w:date="2024-02-01T11:42:00Z"/>
            </w:rPr>
          </w:rPrChange>
        </w:rPr>
        <w:pPrChange w:id="464" w:author="Ibrahim Ndungu" w:date="2024-02-01T12:12:00Z">
          <w:pPr/>
        </w:pPrChange>
      </w:pPr>
      <w:ins w:id="465" w:author="Ibrahim Ndungu" w:date="2024-02-01T11:45:00Z">
        <w:r>
          <w:rPr>
            <w:sz w:val="24"/>
            <w:szCs w:val="24"/>
            <w:rPrChange w:id="466" w:author="Ibrahim Ndungu" w:date="2024-02-01T12:12:00Z">
              <w:rPr/>
            </w:rPrChange>
          </w:rPr>
          <w:t>(Note</w:t>
        </w:r>
        <w:r>
          <w:rPr>
            <w:i/>
            <w:iCs/>
            <w:sz w:val="24"/>
            <w:szCs w:val="24"/>
            <w:rPrChange w:id="467" w:author="Ibrahim Ndungu" w:date="2024-02-01T13:05:00Z">
              <w:rPr/>
            </w:rPrChange>
          </w:rPr>
          <w:t xml:space="preserve">: </w:t>
        </w:r>
      </w:ins>
      <w:ins w:id="468" w:author="Ibrahim Ndungu" w:date="2024-02-01T13:06:00Z">
        <w:r>
          <w:rPr>
            <w:i/>
            <w:iCs/>
            <w:sz w:val="24"/>
            <w:szCs w:val="24"/>
          </w:rPr>
          <w:t>G</w:t>
        </w:r>
      </w:ins>
      <w:ins w:id="469" w:author="Ibrahim Ndungu" w:date="2024-02-01T11:45:00Z">
        <w:r>
          <w:rPr>
            <w:i/>
            <w:iCs/>
            <w:sz w:val="24"/>
            <w:szCs w:val="24"/>
            <w:rPrChange w:id="470" w:author="Ibrahim Ndungu" w:date="2024-02-01T13:05:00Z">
              <w:rPr/>
            </w:rPrChange>
          </w:rPr>
          <w:t>enerate the data separately based on the information in the create table query</w:t>
        </w:r>
      </w:ins>
      <w:ins w:id="471" w:author="Ibrahim Ndungu" w:date="2024-02-01T11:46:00Z">
        <w:r>
          <w:rPr>
            <w:i/>
            <w:iCs/>
            <w:sz w:val="24"/>
            <w:szCs w:val="24"/>
            <w:rPrChange w:id="472" w:author="Ibrahim Ndungu" w:date="2024-02-01T13:05:00Z">
              <w:rPr/>
            </w:rPrChange>
          </w:rPr>
          <w:t xml:space="preserve"> and s</w:t>
        </w:r>
      </w:ins>
      <w:ins w:id="473" w:author="Ibrahim Ndungu" w:date="2024-02-01T13:05:00Z">
        <w:r>
          <w:rPr>
            <w:i/>
            <w:iCs/>
            <w:sz w:val="24"/>
            <w:szCs w:val="24"/>
          </w:rPr>
          <w:t>ave</w:t>
        </w:r>
      </w:ins>
      <w:ins w:id="474" w:author="Ibrahim Ndungu" w:date="2024-02-01T11:46:00Z">
        <w:r>
          <w:rPr>
            <w:i/>
            <w:iCs/>
            <w:sz w:val="24"/>
            <w:szCs w:val="24"/>
            <w:rPrChange w:id="475" w:author="Ibrahim Ndungu" w:date="2024-02-01T13:05:00Z">
              <w:rPr/>
            </w:rPrChange>
          </w:rPr>
          <w:t xml:space="preserve"> it in a pipe delimited </w:t>
        </w:r>
      </w:ins>
      <w:ins w:id="476" w:author="Ibrahim Ndungu" w:date="2024-02-01T11:47:00Z">
        <w:r>
          <w:rPr>
            <w:i/>
            <w:iCs/>
            <w:sz w:val="24"/>
            <w:szCs w:val="24"/>
            <w:rPrChange w:id="477" w:author="Ibrahim Ndungu" w:date="2024-02-01T13:05:00Z">
              <w:rPr>
                <w:i/>
                <w:iCs/>
              </w:rPr>
            </w:rPrChange>
          </w:rPr>
          <w:t xml:space="preserve">text </w:t>
        </w:r>
      </w:ins>
      <w:ins w:id="478" w:author="Ibrahim Ndungu" w:date="2024-02-01T11:46:00Z">
        <w:r>
          <w:rPr>
            <w:i/>
            <w:iCs/>
            <w:sz w:val="24"/>
            <w:szCs w:val="24"/>
            <w:rPrChange w:id="479" w:author="Ibrahim Ndungu" w:date="2024-02-01T13:05:00Z">
              <w:rPr/>
            </w:rPrChange>
          </w:rPr>
          <w:t>or comma delimited format</w:t>
        </w:r>
      </w:ins>
      <w:ins w:id="480" w:author="Ibrahim Ndungu" w:date="2024-02-01T13:05:00Z">
        <w:r>
          <w:rPr>
            <w:i/>
            <w:iCs/>
            <w:sz w:val="24"/>
            <w:szCs w:val="24"/>
          </w:rPr>
          <w:t>, store it in the S3 bucket created earlier</w:t>
        </w:r>
      </w:ins>
      <w:ins w:id="481" w:author="Ibrahim Ndungu" w:date="2024-02-01T11:45:00Z">
        <w:r>
          <w:rPr>
            <w:sz w:val="24"/>
            <w:szCs w:val="24"/>
            <w:rPrChange w:id="482" w:author="Ibrahim Ndungu" w:date="2024-02-01T12:12:00Z">
              <w:rPr/>
            </w:rPrChange>
          </w:rPr>
          <w:t>)</w:t>
        </w:r>
      </w:ins>
      <w:ins w:id="483" w:author="Ibrahim Ndungu" w:date="2024-02-01T11:46:00Z">
        <w:r>
          <w:rPr>
            <w:sz w:val="24"/>
            <w:szCs w:val="24"/>
            <w:rPrChange w:id="484" w:author="Ibrahim Ndungu" w:date="2024-02-01T12:12:00Z">
              <w:rPr/>
            </w:rPrChange>
          </w:rPr>
          <w:t>.</w:t>
        </w:r>
      </w:ins>
    </w:p>
    <w:p>
      <w:pPr>
        <w:keepNext/>
        <w:rPr>
          <w:ins w:id="485" w:author="Ibrahim Ndungu" w:date="2024-02-01T11:42:00Z"/>
        </w:rPr>
        <w:pPrChange w:id="486" w:author="Ibrahim Ndungu" w:date="2024-02-01T11:42:00Z">
          <w:pPr/>
        </w:pPrChange>
      </w:pPr>
      <w:ins w:id="487" w:author="Ibrahim Ndungu" w:date="2024-02-01T11:42:00Z">
        <w:r>
          <w:rPr>
            <w:noProof/>
          </w:rPr>
          <w:drawing>
            <wp:inline distT="0" distB="0" distL="0" distR="0">
              <wp:extent cx="59436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10665"/>
                      </a:xfrm>
                      <a:prstGeom prst="rect">
                        <a:avLst/>
                      </a:prstGeom>
                    </pic:spPr>
                  </pic:pic>
                </a:graphicData>
              </a:graphic>
            </wp:inline>
          </w:drawing>
        </w:r>
      </w:ins>
    </w:p>
    <w:p>
      <w:pPr>
        <w:pStyle w:val="Caption"/>
        <w:rPr>
          <w:ins w:id="488" w:author="Ibrahim Ndungu" w:date="2024-02-01T11:43:00Z"/>
        </w:rPr>
        <w:pPrChange w:id="489" w:author="Ibrahim Ndungu" w:date="2024-02-01T13:03:00Z">
          <w:pPr/>
        </w:pPrChange>
      </w:pPr>
      <w:ins w:id="490" w:author="Ibrahim Ndungu" w:date="2024-02-01T11:42:00Z">
        <w:r>
          <w:t xml:space="preserve">Figure </w:t>
        </w:r>
        <w:r>
          <w:fldChar w:fldCharType="begin"/>
        </w:r>
        <w:r>
          <w:instrText xml:space="preserve"> SEQ Figure \* ARABIC </w:instrText>
        </w:r>
      </w:ins>
      <w:r>
        <w:fldChar w:fldCharType="separate"/>
      </w:r>
      <w:r>
        <w:rPr>
          <w:noProof/>
        </w:rPr>
        <w:t>28</w:t>
      </w:r>
      <w:ins w:id="491" w:author="Ibrahim Ndungu" w:date="2024-02-01T11:42:00Z">
        <w:r>
          <w:fldChar w:fldCharType="end"/>
        </w:r>
        <w:r>
          <w:t>.</w:t>
        </w:r>
      </w:ins>
    </w:p>
    <w:p>
      <w:pPr>
        <w:jc w:val="both"/>
        <w:rPr>
          <w:ins w:id="492" w:author="Ibrahim Ndungu" w:date="2024-02-01T11:42:00Z"/>
          <w:sz w:val="24"/>
          <w:szCs w:val="24"/>
          <w:rPrChange w:id="493" w:author="Ibrahim Ndungu" w:date="2024-02-01T12:12:00Z">
            <w:rPr>
              <w:ins w:id="494" w:author="Ibrahim Ndungu" w:date="2024-02-01T11:42:00Z"/>
            </w:rPr>
          </w:rPrChange>
        </w:rPr>
        <w:pPrChange w:id="495" w:author="Ibrahim Ndungu" w:date="2024-02-01T12:12:00Z">
          <w:pPr>
            <w:pStyle w:val="Caption"/>
          </w:pPr>
        </w:pPrChange>
      </w:pPr>
      <w:ins w:id="496" w:author="Ibrahim Ndungu" w:date="2024-02-01T11:49:00Z">
        <w:r>
          <w:rPr>
            <w:sz w:val="24"/>
            <w:szCs w:val="24"/>
            <w:rPrChange w:id="497" w:author="Ibrahim Ndungu" w:date="2024-02-01T12:12:00Z">
              <w:rPr/>
            </w:rPrChange>
          </w:rPr>
          <w:t xml:space="preserve">Once the users table is </w:t>
        </w:r>
      </w:ins>
      <w:ins w:id="498" w:author="Ibrahim Ndungu" w:date="2024-02-01T11:57:00Z">
        <w:r>
          <w:rPr>
            <w:sz w:val="24"/>
            <w:szCs w:val="24"/>
            <w:rPrChange w:id="499" w:author="Ibrahim Ndungu" w:date="2024-02-01T12:12:00Z">
              <w:rPr/>
            </w:rPrChange>
          </w:rPr>
          <w:t>populated,</w:t>
        </w:r>
      </w:ins>
      <w:ins w:id="500" w:author="Ibrahim Ndungu" w:date="2024-02-01T11:49:00Z">
        <w:r>
          <w:rPr>
            <w:sz w:val="24"/>
            <w:szCs w:val="24"/>
            <w:rPrChange w:id="501" w:author="Ibrahim Ndungu" w:date="2024-02-01T12:12:00Z">
              <w:rPr/>
            </w:rPrChange>
          </w:rPr>
          <w:t xml:space="preserve"> </w:t>
        </w:r>
      </w:ins>
      <w:ins w:id="502" w:author="Ibrahim Ndungu" w:date="2024-02-01T11:43:00Z">
        <w:r>
          <w:rPr>
            <w:sz w:val="24"/>
            <w:szCs w:val="24"/>
            <w:rPrChange w:id="503" w:author="Ibrahim Ndungu" w:date="2024-02-01T12:12:00Z">
              <w:rPr/>
            </w:rPrChange>
          </w:rPr>
          <w:t>we can begin running some queries and get to view the results in the bottom display of the query editor.</w:t>
        </w:r>
      </w:ins>
    </w:p>
    <w:p>
      <w:pPr>
        <w:keepNext/>
        <w:rPr>
          <w:ins w:id="504" w:author="Ibrahim Ndungu" w:date="2024-02-01T11:52:00Z"/>
        </w:rPr>
        <w:pPrChange w:id="505" w:author="Ibrahim Ndungu" w:date="2024-02-01T11:52:00Z">
          <w:pPr/>
        </w:pPrChange>
      </w:pPr>
      <w:ins w:id="506" w:author="Ibrahim Ndungu" w:date="2024-02-01T11:43:00Z">
        <w:r>
          <w:rPr>
            <w:noProof/>
          </w:rPr>
          <w:drawing>
            <wp:inline distT="0" distB="0" distL="0" distR="0">
              <wp:extent cx="5943600" cy="3808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808095"/>
                      </a:xfrm>
                      <a:prstGeom prst="rect">
                        <a:avLst/>
                      </a:prstGeom>
                    </pic:spPr>
                  </pic:pic>
                </a:graphicData>
              </a:graphic>
            </wp:inline>
          </w:drawing>
        </w:r>
      </w:ins>
    </w:p>
    <w:p>
      <w:pPr>
        <w:pStyle w:val="Caption"/>
        <w:rPr>
          <w:ins w:id="507" w:author="Ibrahim Ndungu" w:date="2024-02-01T11:52:00Z"/>
        </w:rPr>
      </w:pPr>
      <w:ins w:id="508" w:author="Ibrahim Ndungu" w:date="2024-02-01T11:52:00Z">
        <w:r>
          <w:t xml:space="preserve">Figure </w:t>
        </w:r>
        <w:r>
          <w:fldChar w:fldCharType="begin"/>
        </w:r>
        <w:r>
          <w:instrText xml:space="preserve"> SEQ Figure \* ARABIC </w:instrText>
        </w:r>
      </w:ins>
      <w:r>
        <w:fldChar w:fldCharType="separate"/>
      </w:r>
      <w:r>
        <w:rPr>
          <w:noProof/>
        </w:rPr>
        <w:t>29</w:t>
      </w:r>
      <w:ins w:id="509" w:author="Ibrahim Ndungu" w:date="2024-02-01T11:52:00Z">
        <w:r>
          <w:fldChar w:fldCharType="end"/>
        </w:r>
        <w:r>
          <w:t>.</w:t>
        </w:r>
      </w:ins>
    </w:p>
    <w:p>
      <w:pPr>
        <w:rPr>
          <w:ins w:id="510" w:author="Ibrahim Ndungu" w:date="2024-02-01T11:59:00Z"/>
        </w:rPr>
      </w:pPr>
    </w:p>
    <w:p>
      <w:pPr>
        <w:jc w:val="both"/>
        <w:rPr>
          <w:ins w:id="511" w:author="Ibrahim Ndungu" w:date="2024-02-01T11:56:00Z"/>
          <w:sz w:val="24"/>
          <w:szCs w:val="24"/>
          <w:rPrChange w:id="512" w:author="Ibrahim Ndungu" w:date="2024-02-01T12:13:00Z">
            <w:rPr>
              <w:ins w:id="513" w:author="Ibrahim Ndungu" w:date="2024-02-01T11:56:00Z"/>
            </w:rPr>
          </w:rPrChange>
        </w:rPr>
        <w:pPrChange w:id="514" w:author="Ibrahim Ndungu" w:date="2024-02-01T12:00:00Z">
          <w:pPr/>
        </w:pPrChange>
      </w:pPr>
      <w:ins w:id="515" w:author="Ibrahim Ndungu" w:date="2024-02-01T11:59:00Z">
        <w:r>
          <w:rPr>
            <w:sz w:val="24"/>
            <w:szCs w:val="24"/>
            <w:rPrChange w:id="516" w:author="Ibrahim Ndungu" w:date="2024-02-01T12:13:00Z">
              <w:rPr/>
            </w:rPrChange>
          </w:rPr>
          <w:t xml:space="preserve">In </w:t>
        </w:r>
      </w:ins>
      <w:ins w:id="517" w:author="Ibrahim Ndungu" w:date="2024-02-01T12:00:00Z">
        <w:r>
          <w:rPr>
            <w:sz w:val="24"/>
            <w:szCs w:val="24"/>
            <w:rPrChange w:id="518" w:author="Ibrahim Ndungu" w:date="2024-02-01T12:13:00Z">
              <w:rPr/>
            </w:rPrChange>
          </w:rPr>
          <w:t>running the query c</w:t>
        </w:r>
      </w:ins>
      <w:ins w:id="519" w:author="Ibrahim Ndungu" w:date="2024-02-01T12:01:00Z">
        <w:r>
          <w:rPr>
            <w:sz w:val="24"/>
            <w:szCs w:val="24"/>
            <w:rPrChange w:id="520" w:author="Ibrahim Ndungu" w:date="2024-02-01T12:13:00Z">
              <w:rPr/>
            </w:rPrChange>
          </w:rPr>
          <w:t>ode in</w:t>
        </w:r>
      </w:ins>
      <w:ins w:id="521" w:author="Ibrahim Ndungu" w:date="2024-02-01T12:00:00Z">
        <w:r>
          <w:rPr>
            <w:sz w:val="24"/>
            <w:szCs w:val="24"/>
            <w:rPrChange w:id="522" w:author="Ibrahim Ndungu" w:date="2024-02-01T12:13:00Z">
              <w:rPr/>
            </w:rPrChange>
          </w:rPr>
          <w:t xml:space="preserve"> </w:t>
        </w:r>
      </w:ins>
      <w:ins w:id="523" w:author="Ibrahim Ndungu" w:date="2024-02-01T11:59:00Z">
        <w:r>
          <w:rPr>
            <w:sz w:val="24"/>
            <w:szCs w:val="24"/>
            <w:rPrChange w:id="524" w:author="Ibrahim Ndungu" w:date="2024-02-01T12:13:00Z">
              <w:rPr/>
            </w:rPrChange>
          </w:rPr>
          <w:t xml:space="preserve">the above </w:t>
        </w:r>
      </w:ins>
      <w:ins w:id="525" w:author="Ibrahim Ndungu" w:date="2024-02-01T12:37:00Z">
        <w:r>
          <w:rPr>
            <w:sz w:val="24"/>
            <w:szCs w:val="24"/>
          </w:rPr>
          <w:t>diagram,</w:t>
        </w:r>
      </w:ins>
      <w:ins w:id="526" w:author="Ibrahim Ndungu" w:date="2024-02-01T11:59:00Z">
        <w:r>
          <w:rPr>
            <w:sz w:val="24"/>
            <w:szCs w:val="24"/>
            <w:rPrChange w:id="527" w:author="Ibrahim Ndungu" w:date="2024-02-01T12:13:00Z">
              <w:rPr/>
            </w:rPrChange>
          </w:rPr>
          <w:t xml:space="preserve"> we want to get information user ID, first name, last name, city state from users where people like sports and do not like opera and the state is Ohio and then giving an order by first name</w:t>
        </w:r>
      </w:ins>
      <w:ins w:id="528" w:author="Ibrahim Ndungu" w:date="2024-02-01T12:00:00Z">
        <w:r>
          <w:rPr>
            <w:sz w:val="24"/>
            <w:szCs w:val="24"/>
            <w:rPrChange w:id="529" w:author="Ibrahim Ndungu" w:date="2024-02-01T12:13:00Z">
              <w:rPr/>
            </w:rPrChange>
          </w:rPr>
          <w:t>.</w:t>
        </w:r>
      </w:ins>
      <w:ins w:id="530" w:author="Ibrahim Ndungu" w:date="2024-02-01T12:01:00Z">
        <w:r>
          <w:rPr>
            <w:sz w:val="24"/>
            <w:szCs w:val="24"/>
            <w:rPrChange w:id="531" w:author="Ibrahim Ndungu" w:date="2024-02-01T12:13:00Z">
              <w:rPr/>
            </w:rPrChange>
          </w:rPr>
          <w:t xml:space="preserve"> The output is displayed in the Result tab below the editor area.</w:t>
        </w:r>
      </w:ins>
    </w:p>
    <w:p>
      <w:pPr>
        <w:keepNext/>
        <w:rPr>
          <w:ins w:id="532" w:author="Ibrahim Ndungu" w:date="2024-02-01T12:03:00Z"/>
        </w:rPr>
        <w:pPrChange w:id="533" w:author="Ibrahim Ndungu" w:date="2024-02-01T12:03:00Z">
          <w:pPr/>
        </w:pPrChange>
      </w:pPr>
      <w:ins w:id="534" w:author="Ibrahim Ndungu" w:date="2024-02-01T11:57:00Z">
        <w:r>
          <w:rPr>
            <w:noProof/>
          </w:rPr>
          <w:drawing>
            <wp:inline distT="0" distB="0" distL="0" distR="0">
              <wp:extent cx="5943600" cy="490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5943600" cy="4906010"/>
                      </a:xfrm>
                      <a:prstGeom prst="rect">
                        <a:avLst/>
                      </a:prstGeom>
                    </pic:spPr>
                  </pic:pic>
                </a:graphicData>
              </a:graphic>
            </wp:inline>
          </w:drawing>
        </w:r>
      </w:ins>
    </w:p>
    <w:p>
      <w:pPr>
        <w:pStyle w:val="Caption"/>
        <w:rPr>
          <w:ins w:id="535" w:author="Ibrahim Ndungu" w:date="2024-02-01T12:04:00Z"/>
        </w:rPr>
      </w:pPr>
      <w:ins w:id="536" w:author="Ibrahim Ndungu" w:date="2024-02-01T12:03:00Z">
        <w:r>
          <w:t xml:space="preserve">Figure </w:t>
        </w:r>
        <w:r>
          <w:fldChar w:fldCharType="begin"/>
        </w:r>
        <w:r>
          <w:instrText xml:space="preserve"> SEQ Figure \* ARABIC </w:instrText>
        </w:r>
      </w:ins>
      <w:r>
        <w:fldChar w:fldCharType="separate"/>
      </w:r>
      <w:r>
        <w:rPr>
          <w:noProof/>
        </w:rPr>
        <w:t>30</w:t>
      </w:r>
      <w:ins w:id="537" w:author="Ibrahim Ndungu" w:date="2024-02-01T12:03:00Z">
        <w:r>
          <w:fldChar w:fldCharType="end"/>
        </w:r>
        <w:r>
          <w:t>.</w:t>
        </w:r>
      </w:ins>
    </w:p>
    <w:p>
      <w:pPr>
        <w:rPr>
          <w:ins w:id="538" w:author="Ibrahim Ndungu" w:date="2024-02-01T12:07:00Z"/>
        </w:rPr>
      </w:pPr>
    </w:p>
    <w:p>
      <w:pPr>
        <w:jc w:val="both"/>
        <w:rPr>
          <w:ins w:id="539" w:author="Ibrahim Ndungu" w:date="2024-02-01T12:09:00Z"/>
          <w:sz w:val="24"/>
          <w:szCs w:val="24"/>
          <w:rPrChange w:id="540" w:author="Ibrahim Ndungu" w:date="2024-02-01T12:13:00Z">
            <w:rPr>
              <w:ins w:id="541" w:author="Ibrahim Ndungu" w:date="2024-02-01T12:09:00Z"/>
            </w:rPr>
          </w:rPrChange>
        </w:rPr>
      </w:pPr>
      <w:ins w:id="542" w:author="Ibrahim Ndungu" w:date="2024-02-01T12:07:00Z">
        <w:r>
          <w:rPr>
            <w:sz w:val="24"/>
            <w:szCs w:val="24"/>
            <w:rPrChange w:id="543" w:author="Ibrahim Ndungu" w:date="2024-02-01T12:13:00Z">
              <w:rPr/>
            </w:rPrChange>
          </w:rPr>
          <w:t>In the above diagram I want</w:t>
        </w:r>
      </w:ins>
      <w:ins w:id="544" w:author="Ibrahim Ndungu" w:date="2024-02-01T13:06:00Z">
        <w:r>
          <w:rPr>
            <w:sz w:val="24"/>
            <w:szCs w:val="24"/>
          </w:rPr>
          <w:t>ed</w:t>
        </w:r>
      </w:ins>
      <w:ins w:id="545" w:author="Ibrahim Ndungu" w:date="2024-02-01T12:07:00Z">
        <w:r>
          <w:rPr>
            <w:sz w:val="24"/>
            <w:szCs w:val="24"/>
            <w:rPrChange w:id="546" w:author="Ibrahim Ndungu" w:date="2024-02-01T12:13:00Z">
              <w:rPr/>
            </w:rPrChange>
          </w:rPr>
          <w:t xml:space="preserve"> to see the top 10, I ran the query and I </w:t>
        </w:r>
      </w:ins>
      <w:ins w:id="547" w:author="Ibrahim Ndungu" w:date="2024-02-01T13:07:00Z">
        <w:r>
          <w:rPr>
            <w:sz w:val="24"/>
            <w:szCs w:val="24"/>
          </w:rPr>
          <w:t>as shown</w:t>
        </w:r>
      </w:ins>
      <w:ins w:id="548" w:author="Ibrahim Ndungu" w:date="2024-02-01T12:07:00Z">
        <w:r>
          <w:rPr>
            <w:sz w:val="24"/>
            <w:szCs w:val="24"/>
            <w:rPrChange w:id="549" w:author="Ibrahim Ndungu" w:date="2024-02-01T12:13:00Z">
              <w:rPr/>
            </w:rPrChange>
          </w:rPr>
          <w:t xml:space="preserve"> t</w:t>
        </w:r>
      </w:ins>
      <w:ins w:id="550" w:author="Ibrahim Ndungu" w:date="2024-02-01T13:07:00Z">
        <w:r>
          <w:rPr>
            <w:sz w:val="24"/>
            <w:szCs w:val="24"/>
          </w:rPr>
          <w:t>he</w:t>
        </w:r>
      </w:ins>
      <w:ins w:id="551" w:author="Ibrahim Ndungu" w:date="2024-02-01T12:07:00Z">
        <w:r>
          <w:rPr>
            <w:sz w:val="24"/>
            <w:szCs w:val="24"/>
            <w:rPrChange w:id="552" w:author="Ibrahim Ndungu" w:date="2024-02-01T12:13:00Z">
              <w:rPr/>
            </w:rPrChange>
          </w:rPr>
          <w:t xml:space="preserve"> top 10</w:t>
        </w:r>
      </w:ins>
      <w:ins w:id="553" w:author="Ibrahim Ndungu" w:date="2024-02-01T12:08:00Z">
        <w:r>
          <w:rPr>
            <w:sz w:val="24"/>
            <w:szCs w:val="24"/>
            <w:rPrChange w:id="554" w:author="Ibrahim Ndungu" w:date="2024-02-01T12:13:00Z">
              <w:rPr/>
            </w:rPrChange>
          </w:rPr>
          <w:t xml:space="preserve"> are </w:t>
        </w:r>
      </w:ins>
      <w:ins w:id="555" w:author="Ibrahim Ndungu" w:date="2024-02-01T12:07:00Z">
        <w:r>
          <w:rPr>
            <w:sz w:val="24"/>
            <w:szCs w:val="24"/>
            <w:rPrChange w:id="556" w:author="Ibrahim Ndungu" w:date="2024-02-01T12:13:00Z">
              <w:rPr/>
            </w:rPrChange>
          </w:rPr>
          <w:t xml:space="preserve">33 in Dover down to 23 in Columbus. </w:t>
        </w:r>
      </w:ins>
    </w:p>
    <w:p>
      <w:pPr>
        <w:jc w:val="both"/>
        <w:rPr>
          <w:ins w:id="557" w:author="Ibrahim Ndungu" w:date="2024-02-01T12:09:00Z"/>
        </w:rPr>
      </w:pPr>
    </w:p>
    <w:p>
      <w:pPr>
        <w:rPr>
          <w:ins w:id="558" w:author="Ibrahim Ndungu" w:date="2024-02-01T13:06:00Z"/>
          <w:b/>
          <w:bCs/>
          <w:sz w:val="24"/>
          <w:szCs w:val="24"/>
        </w:rPr>
      </w:pPr>
    </w:p>
    <w:p>
      <w:pPr>
        <w:rPr>
          <w:ins w:id="559" w:author="Ibrahim Ndungu" w:date="2024-02-01T13:06:00Z"/>
          <w:b/>
          <w:bCs/>
          <w:sz w:val="24"/>
          <w:szCs w:val="24"/>
        </w:rPr>
      </w:pPr>
    </w:p>
    <w:p>
      <w:pPr>
        <w:rPr>
          <w:ins w:id="560" w:author="Ibrahim Ndungu" w:date="2024-02-01T12:13:00Z"/>
          <w:b/>
          <w:bCs/>
          <w:sz w:val="24"/>
          <w:szCs w:val="24"/>
        </w:rPr>
      </w:pPr>
      <w:ins w:id="561" w:author="Ibrahim Ndungu" w:date="2024-02-01T12:09:00Z">
        <w:r>
          <w:rPr>
            <w:b/>
            <w:bCs/>
            <w:sz w:val="24"/>
            <w:szCs w:val="24"/>
            <w:rPrChange w:id="562" w:author="Ibrahim Ndungu" w:date="2024-02-01T12:09:00Z">
              <w:rPr/>
            </w:rPrChange>
          </w:rPr>
          <w:lastRenderedPageBreak/>
          <w:t>CONCLUSION</w:t>
        </w:r>
      </w:ins>
    </w:p>
    <w:p>
      <w:pPr>
        <w:spacing w:line="276" w:lineRule="auto"/>
        <w:jc w:val="both"/>
        <w:rPr>
          <w:ins w:id="563" w:author="Ibrahim Ndungu" w:date="2024-02-01T12:24:00Z"/>
          <w:sz w:val="24"/>
          <w:szCs w:val="24"/>
        </w:rPr>
      </w:pPr>
      <w:ins w:id="564" w:author="Ibrahim Ndungu" w:date="2024-02-01T12:16:00Z">
        <w:r>
          <w:rPr>
            <w:sz w:val="24"/>
            <w:szCs w:val="24"/>
            <w:rPrChange w:id="565" w:author="Ibrahim Ndungu" w:date="2024-02-01T12:17:00Z">
              <w:rPr/>
            </w:rPrChange>
          </w:rPr>
          <w:t>In conclusion, the Redshift Data Pipeline project has reached a significant milestone with the successful configuration</w:t>
        </w:r>
      </w:ins>
      <w:ins w:id="566" w:author="Ibrahim Ndungu" w:date="2024-02-01T13:08:00Z">
        <w:r>
          <w:rPr>
            <w:sz w:val="24"/>
            <w:szCs w:val="24"/>
          </w:rPr>
          <w:t xml:space="preserve"> and creation</w:t>
        </w:r>
      </w:ins>
      <w:ins w:id="567" w:author="Ibrahim Ndungu" w:date="2024-02-01T12:16:00Z">
        <w:r>
          <w:rPr>
            <w:sz w:val="24"/>
            <w:szCs w:val="24"/>
            <w:rPrChange w:id="568" w:author="Ibrahim Ndungu" w:date="2024-02-01T12:17:00Z">
              <w:rPr/>
            </w:rPrChange>
          </w:rPr>
          <w:t xml:space="preserve"> of </w:t>
        </w:r>
      </w:ins>
      <w:ins w:id="569" w:author="Ibrahim Ndungu" w:date="2024-02-01T13:08:00Z">
        <w:r>
          <w:rPr>
            <w:sz w:val="24"/>
            <w:szCs w:val="24"/>
          </w:rPr>
          <w:t>the</w:t>
        </w:r>
      </w:ins>
      <w:ins w:id="570" w:author="Ibrahim Ndungu" w:date="2024-02-01T12:16:00Z">
        <w:r>
          <w:rPr>
            <w:sz w:val="24"/>
            <w:szCs w:val="24"/>
            <w:rPrChange w:id="571" w:author="Ibrahim Ndungu" w:date="2024-02-01T12:17:00Z">
              <w:rPr/>
            </w:rPrChange>
          </w:rPr>
          <w:t xml:space="preserve"> Amazon Redshift cluster. Throughout this documentation, we've meticulously detailed the setup and configuration of our cloud environment, laying the foundation for a robust data infrastructure. From the inception of our Virtual Private Cloud (VPC) to the establishment of connectivity between our Redshift cluster and Amazon S3, each step has been carefully orchestrated to ensure seamless data management and analysis. </w:t>
        </w:r>
      </w:ins>
    </w:p>
    <w:p>
      <w:pPr>
        <w:spacing w:line="276" w:lineRule="auto"/>
        <w:jc w:val="both"/>
        <w:rPr>
          <w:ins w:id="572" w:author="Ibrahim Ndungu" w:date="2024-02-01T12:16:00Z"/>
          <w:sz w:val="24"/>
          <w:szCs w:val="24"/>
          <w:rPrChange w:id="573" w:author="Ibrahim Ndungu" w:date="2024-02-01T12:17:00Z">
            <w:rPr>
              <w:ins w:id="574" w:author="Ibrahim Ndungu" w:date="2024-02-01T12:16:00Z"/>
            </w:rPr>
          </w:rPrChange>
        </w:rPr>
        <w:pPrChange w:id="575" w:author="Ibrahim Ndungu" w:date="2024-02-01T12:18:00Z">
          <w:pPr>
            <w:jc w:val="both"/>
          </w:pPr>
        </w:pPrChange>
      </w:pPr>
      <w:ins w:id="576" w:author="Ibrahim Ndungu" w:date="2024-02-01T12:24:00Z">
        <w:r>
          <w:rPr>
            <w:sz w:val="24"/>
            <w:szCs w:val="24"/>
          </w:rPr>
          <w:t>W</w:t>
        </w:r>
      </w:ins>
      <w:ins w:id="577" w:author="Ibrahim Ndungu" w:date="2024-02-01T12:16:00Z">
        <w:r>
          <w:rPr>
            <w:sz w:val="24"/>
            <w:szCs w:val="24"/>
            <w:rPrChange w:id="578" w:author="Ibrahim Ndungu" w:date="2024-02-01T12:17:00Z">
              <w:rPr/>
            </w:rPrChange>
          </w:rPr>
          <w:t>e're now poised to leverage the power of Amazon Redshift for advanced analytics and insights generation. As we continue our journey, this project serves as a testament to the efficacy of cloud-based data pipelines in driving business intelligence and decision-making processes.</w:t>
        </w:r>
      </w:ins>
    </w:p>
    <w:p>
      <w:pPr>
        <w:jc w:val="both"/>
        <w:rPr>
          <w:ins w:id="579" w:author="Ibrahim Ndungu" w:date="2024-02-01T12:16:00Z"/>
          <w:vanish/>
        </w:rPr>
      </w:pPr>
      <w:ins w:id="580" w:author="Ibrahim Ndungu" w:date="2024-02-01T12:16:00Z">
        <w:r>
          <w:rPr>
            <w:vanish/>
          </w:rPr>
          <w:t>Top of Form</w:t>
        </w:r>
      </w:ins>
    </w:p>
    <w:p>
      <w:pPr>
        <w:jc w:val="both"/>
        <w:rPr>
          <w:ins w:id="581" w:author="Ibrahim Ndungu" w:date="2024-02-01T12:13:00Z"/>
        </w:rPr>
      </w:pPr>
    </w:p>
    <w:p>
      <w:pPr>
        <w:rPr>
          <w:b/>
          <w:bCs/>
          <w:sz w:val="24"/>
          <w:szCs w:val="24"/>
          <w:rPrChange w:id="582" w:author="Ibrahim Ndungu" w:date="2024-02-01T12:09:00Z">
            <w:rPr>
              <w:sz w:val="24"/>
              <w:szCs w:val="24"/>
            </w:rPr>
          </w:rPrChange>
        </w:rPr>
        <w:pPrChange w:id="583" w:author="Ibrahim Ndungu" w:date="2024-02-01T12:13:00Z">
          <w:pPr>
            <w:numPr>
              <w:numId w:val="7"/>
            </w:numPr>
            <w:tabs>
              <w:tab w:val="num" w:pos="720"/>
            </w:tabs>
            <w:ind w:left="720" w:hanging="360"/>
            <w:jc w:val="both"/>
          </w:pPr>
        </w:pPrChange>
      </w:pPr>
    </w:p>
    <w:sectPr>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466104"/>
      <w:docPartObj>
        <w:docPartGallery w:val="Page Numbers (Bottom of Page)"/>
        <w:docPartUnique/>
      </w:docPartObj>
    </w:sdtPr>
    <w:sdtEndPr>
      <w:rPr>
        <w:noProof/>
        <w:sz w:val="24"/>
        <w:szCs w:val="24"/>
      </w:rPr>
    </w:sdtEndPr>
    <w:sdtContent>
      <w:p>
        <w:pPr>
          <w:pStyle w:val="Footer"/>
          <w:jc w:val="right"/>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noProof/>
            <w:sz w:val="24"/>
            <w:szCs w:val="24"/>
          </w:rPr>
          <w:t>2</w:t>
        </w:r>
        <w:r>
          <w:rPr>
            <w:noProof/>
            <w:sz w:val="24"/>
            <w:szCs w:val="24"/>
          </w:rPr>
          <w:fldChar w:fldCharType="end"/>
        </w:r>
      </w:p>
    </w:sdtContent>
  </w:sdt>
  <w:p>
    <w:pPr>
      <w:pStyle w:val="Footer"/>
      <w:rPr>
        <w:color w:val="D0CECE" w:themeColor="background2" w:themeShade="E6"/>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24229"/>
    <w:multiLevelType w:val="multilevel"/>
    <w:tmpl w:val="DA3C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55B7D"/>
    <w:multiLevelType w:val="multilevel"/>
    <w:tmpl w:val="1BEC9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424EA"/>
    <w:multiLevelType w:val="multilevel"/>
    <w:tmpl w:val="DBBE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06395"/>
    <w:multiLevelType w:val="multilevel"/>
    <w:tmpl w:val="265C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2F4F72"/>
    <w:multiLevelType w:val="multilevel"/>
    <w:tmpl w:val="FD86A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734681"/>
    <w:multiLevelType w:val="multilevel"/>
    <w:tmpl w:val="0D00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9662F6"/>
    <w:multiLevelType w:val="multilevel"/>
    <w:tmpl w:val="9D48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6"/>
  </w:num>
  <w:num w:numId="5">
    <w:abstractNumId w:val="3"/>
  </w:num>
  <w:num w:numId="6">
    <w:abstractNumId w:val="1"/>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brahim Ndungu">
    <w15:presenceInfo w15:providerId="Windows Live" w15:userId="088c9e89a6e17a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586D4E-DEC7-4789-8C82-46C4DA784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NormalWeb">
    <w:name w:val="Normal (Web)"/>
    <w:basedOn w:val="Normal"/>
    <w:uiPriority w:val="99"/>
    <w:semiHidden/>
    <w:unhideWhenUsed/>
    <w:rPr>
      <w:rFonts w:ascii="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2882">
      <w:bodyDiv w:val="1"/>
      <w:marLeft w:val="0"/>
      <w:marRight w:val="0"/>
      <w:marTop w:val="0"/>
      <w:marBottom w:val="0"/>
      <w:divBdr>
        <w:top w:val="none" w:sz="0" w:space="0" w:color="auto"/>
        <w:left w:val="none" w:sz="0" w:space="0" w:color="auto"/>
        <w:bottom w:val="none" w:sz="0" w:space="0" w:color="auto"/>
        <w:right w:val="none" w:sz="0" w:space="0" w:color="auto"/>
      </w:divBdr>
      <w:divsChild>
        <w:div w:id="1457870507">
          <w:marLeft w:val="0"/>
          <w:marRight w:val="0"/>
          <w:marTop w:val="0"/>
          <w:marBottom w:val="0"/>
          <w:divBdr>
            <w:top w:val="none" w:sz="0" w:space="0" w:color="auto"/>
            <w:left w:val="none" w:sz="0" w:space="0" w:color="auto"/>
            <w:bottom w:val="none" w:sz="0" w:space="0" w:color="auto"/>
            <w:right w:val="none" w:sz="0" w:space="0" w:color="auto"/>
          </w:divBdr>
          <w:divsChild>
            <w:div w:id="924220393">
              <w:marLeft w:val="0"/>
              <w:marRight w:val="0"/>
              <w:marTop w:val="0"/>
              <w:marBottom w:val="0"/>
              <w:divBdr>
                <w:top w:val="none" w:sz="0" w:space="0" w:color="auto"/>
                <w:left w:val="none" w:sz="0" w:space="0" w:color="auto"/>
                <w:bottom w:val="none" w:sz="0" w:space="0" w:color="auto"/>
                <w:right w:val="none" w:sz="0" w:space="0" w:color="auto"/>
              </w:divBdr>
              <w:divsChild>
                <w:div w:id="887229469">
                  <w:marLeft w:val="0"/>
                  <w:marRight w:val="0"/>
                  <w:marTop w:val="0"/>
                  <w:marBottom w:val="0"/>
                  <w:divBdr>
                    <w:top w:val="none" w:sz="0" w:space="0" w:color="auto"/>
                    <w:left w:val="none" w:sz="0" w:space="0" w:color="auto"/>
                    <w:bottom w:val="none" w:sz="0" w:space="0" w:color="auto"/>
                    <w:right w:val="none" w:sz="0" w:space="0" w:color="auto"/>
                  </w:divBdr>
                  <w:divsChild>
                    <w:div w:id="268053175">
                      <w:marLeft w:val="0"/>
                      <w:marRight w:val="0"/>
                      <w:marTop w:val="0"/>
                      <w:marBottom w:val="0"/>
                      <w:divBdr>
                        <w:top w:val="none" w:sz="0" w:space="0" w:color="auto"/>
                        <w:left w:val="none" w:sz="0" w:space="0" w:color="auto"/>
                        <w:bottom w:val="none" w:sz="0" w:space="0" w:color="auto"/>
                        <w:right w:val="none" w:sz="0" w:space="0" w:color="auto"/>
                      </w:divBdr>
                      <w:divsChild>
                        <w:div w:id="1633948126">
                          <w:marLeft w:val="0"/>
                          <w:marRight w:val="0"/>
                          <w:marTop w:val="0"/>
                          <w:marBottom w:val="0"/>
                          <w:divBdr>
                            <w:top w:val="none" w:sz="0" w:space="0" w:color="auto"/>
                            <w:left w:val="none" w:sz="0" w:space="0" w:color="auto"/>
                            <w:bottom w:val="none" w:sz="0" w:space="0" w:color="auto"/>
                            <w:right w:val="none" w:sz="0" w:space="0" w:color="auto"/>
                          </w:divBdr>
                          <w:divsChild>
                            <w:div w:id="1718318611">
                              <w:marLeft w:val="0"/>
                              <w:marRight w:val="0"/>
                              <w:marTop w:val="0"/>
                              <w:marBottom w:val="0"/>
                              <w:divBdr>
                                <w:top w:val="none" w:sz="0" w:space="0" w:color="auto"/>
                                <w:left w:val="none" w:sz="0" w:space="0" w:color="auto"/>
                                <w:bottom w:val="none" w:sz="0" w:space="0" w:color="auto"/>
                                <w:right w:val="none" w:sz="0" w:space="0" w:color="auto"/>
                              </w:divBdr>
                              <w:divsChild>
                                <w:div w:id="1940137786">
                                  <w:marLeft w:val="0"/>
                                  <w:marRight w:val="0"/>
                                  <w:marTop w:val="0"/>
                                  <w:marBottom w:val="0"/>
                                  <w:divBdr>
                                    <w:top w:val="none" w:sz="0" w:space="0" w:color="auto"/>
                                    <w:left w:val="none" w:sz="0" w:space="0" w:color="auto"/>
                                    <w:bottom w:val="none" w:sz="0" w:space="0" w:color="auto"/>
                                    <w:right w:val="none" w:sz="0" w:space="0" w:color="auto"/>
                                  </w:divBdr>
                                  <w:divsChild>
                                    <w:div w:id="1051658704">
                                      <w:marLeft w:val="0"/>
                                      <w:marRight w:val="0"/>
                                      <w:marTop w:val="0"/>
                                      <w:marBottom w:val="0"/>
                                      <w:divBdr>
                                        <w:top w:val="none" w:sz="0" w:space="0" w:color="auto"/>
                                        <w:left w:val="none" w:sz="0" w:space="0" w:color="auto"/>
                                        <w:bottom w:val="none" w:sz="0" w:space="0" w:color="auto"/>
                                        <w:right w:val="none" w:sz="0" w:space="0" w:color="auto"/>
                                      </w:divBdr>
                                      <w:divsChild>
                                        <w:div w:id="19669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959788">
                          <w:marLeft w:val="0"/>
                          <w:marRight w:val="0"/>
                          <w:marTop w:val="0"/>
                          <w:marBottom w:val="0"/>
                          <w:divBdr>
                            <w:top w:val="none" w:sz="0" w:space="0" w:color="auto"/>
                            <w:left w:val="none" w:sz="0" w:space="0" w:color="auto"/>
                            <w:bottom w:val="none" w:sz="0" w:space="0" w:color="auto"/>
                            <w:right w:val="none" w:sz="0" w:space="0" w:color="auto"/>
                          </w:divBdr>
                          <w:divsChild>
                            <w:div w:id="984774107">
                              <w:marLeft w:val="0"/>
                              <w:marRight w:val="0"/>
                              <w:marTop w:val="0"/>
                              <w:marBottom w:val="0"/>
                              <w:divBdr>
                                <w:top w:val="none" w:sz="0" w:space="0" w:color="auto"/>
                                <w:left w:val="none" w:sz="0" w:space="0" w:color="auto"/>
                                <w:bottom w:val="none" w:sz="0" w:space="0" w:color="auto"/>
                                <w:right w:val="none" w:sz="0" w:space="0" w:color="auto"/>
                              </w:divBdr>
                              <w:divsChild>
                                <w:div w:id="1894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24561">
      <w:bodyDiv w:val="1"/>
      <w:marLeft w:val="0"/>
      <w:marRight w:val="0"/>
      <w:marTop w:val="0"/>
      <w:marBottom w:val="0"/>
      <w:divBdr>
        <w:top w:val="none" w:sz="0" w:space="0" w:color="auto"/>
        <w:left w:val="none" w:sz="0" w:space="0" w:color="auto"/>
        <w:bottom w:val="none" w:sz="0" w:space="0" w:color="auto"/>
        <w:right w:val="none" w:sz="0" w:space="0" w:color="auto"/>
      </w:divBdr>
    </w:div>
    <w:div w:id="245384228">
      <w:bodyDiv w:val="1"/>
      <w:marLeft w:val="0"/>
      <w:marRight w:val="0"/>
      <w:marTop w:val="0"/>
      <w:marBottom w:val="0"/>
      <w:divBdr>
        <w:top w:val="none" w:sz="0" w:space="0" w:color="auto"/>
        <w:left w:val="none" w:sz="0" w:space="0" w:color="auto"/>
        <w:bottom w:val="none" w:sz="0" w:space="0" w:color="auto"/>
        <w:right w:val="none" w:sz="0" w:space="0" w:color="auto"/>
      </w:divBdr>
      <w:divsChild>
        <w:div w:id="41759140">
          <w:marLeft w:val="0"/>
          <w:marRight w:val="0"/>
          <w:marTop w:val="0"/>
          <w:marBottom w:val="0"/>
          <w:divBdr>
            <w:top w:val="none" w:sz="0" w:space="0" w:color="auto"/>
            <w:left w:val="none" w:sz="0" w:space="0" w:color="auto"/>
            <w:bottom w:val="none" w:sz="0" w:space="0" w:color="auto"/>
            <w:right w:val="none" w:sz="0" w:space="0" w:color="auto"/>
          </w:divBdr>
          <w:divsChild>
            <w:div w:id="1114639841">
              <w:marLeft w:val="0"/>
              <w:marRight w:val="0"/>
              <w:marTop w:val="0"/>
              <w:marBottom w:val="0"/>
              <w:divBdr>
                <w:top w:val="none" w:sz="0" w:space="0" w:color="auto"/>
                <w:left w:val="none" w:sz="0" w:space="0" w:color="auto"/>
                <w:bottom w:val="none" w:sz="0" w:space="0" w:color="auto"/>
                <w:right w:val="none" w:sz="0" w:space="0" w:color="auto"/>
              </w:divBdr>
              <w:divsChild>
                <w:div w:id="927349005">
                  <w:marLeft w:val="0"/>
                  <w:marRight w:val="0"/>
                  <w:marTop w:val="0"/>
                  <w:marBottom w:val="0"/>
                  <w:divBdr>
                    <w:top w:val="none" w:sz="0" w:space="0" w:color="auto"/>
                    <w:left w:val="none" w:sz="0" w:space="0" w:color="auto"/>
                    <w:bottom w:val="none" w:sz="0" w:space="0" w:color="auto"/>
                    <w:right w:val="none" w:sz="0" w:space="0" w:color="auto"/>
                  </w:divBdr>
                  <w:divsChild>
                    <w:div w:id="16070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03380">
          <w:marLeft w:val="0"/>
          <w:marRight w:val="0"/>
          <w:marTop w:val="0"/>
          <w:marBottom w:val="0"/>
          <w:divBdr>
            <w:top w:val="none" w:sz="0" w:space="0" w:color="auto"/>
            <w:left w:val="none" w:sz="0" w:space="0" w:color="auto"/>
            <w:bottom w:val="none" w:sz="0" w:space="0" w:color="auto"/>
            <w:right w:val="none" w:sz="0" w:space="0" w:color="auto"/>
          </w:divBdr>
          <w:divsChild>
            <w:div w:id="9655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689">
      <w:bodyDiv w:val="1"/>
      <w:marLeft w:val="0"/>
      <w:marRight w:val="0"/>
      <w:marTop w:val="0"/>
      <w:marBottom w:val="0"/>
      <w:divBdr>
        <w:top w:val="none" w:sz="0" w:space="0" w:color="auto"/>
        <w:left w:val="none" w:sz="0" w:space="0" w:color="auto"/>
        <w:bottom w:val="none" w:sz="0" w:space="0" w:color="auto"/>
        <w:right w:val="none" w:sz="0" w:space="0" w:color="auto"/>
      </w:divBdr>
      <w:divsChild>
        <w:div w:id="909849083">
          <w:marLeft w:val="0"/>
          <w:marRight w:val="0"/>
          <w:marTop w:val="0"/>
          <w:marBottom w:val="0"/>
          <w:divBdr>
            <w:top w:val="none" w:sz="0" w:space="0" w:color="auto"/>
            <w:left w:val="none" w:sz="0" w:space="0" w:color="auto"/>
            <w:bottom w:val="none" w:sz="0" w:space="0" w:color="auto"/>
            <w:right w:val="none" w:sz="0" w:space="0" w:color="auto"/>
          </w:divBdr>
          <w:divsChild>
            <w:div w:id="1173378652">
              <w:marLeft w:val="0"/>
              <w:marRight w:val="0"/>
              <w:marTop w:val="0"/>
              <w:marBottom w:val="0"/>
              <w:divBdr>
                <w:top w:val="none" w:sz="0" w:space="0" w:color="auto"/>
                <w:left w:val="none" w:sz="0" w:space="0" w:color="auto"/>
                <w:bottom w:val="none" w:sz="0" w:space="0" w:color="auto"/>
                <w:right w:val="none" w:sz="0" w:space="0" w:color="auto"/>
              </w:divBdr>
              <w:divsChild>
                <w:div w:id="338318897">
                  <w:marLeft w:val="0"/>
                  <w:marRight w:val="0"/>
                  <w:marTop w:val="0"/>
                  <w:marBottom w:val="0"/>
                  <w:divBdr>
                    <w:top w:val="none" w:sz="0" w:space="0" w:color="auto"/>
                    <w:left w:val="none" w:sz="0" w:space="0" w:color="auto"/>
                    <w:bottom w:val="none" w:sz="0" w:space="0" w:color="auto"/>
                    <w:right w:val="none" w:sz="0" w:space="0" w:color="auto"/>
                  </w:divBdr>
                  <w:divsChild>
                    <w:div w:id="8878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5635">
          <w:marLeft w:val="0"/>
          <w:marRight w:val="0"/>
          <w:marTop w:val="0"/>
          <w:marBottom w:val="0"/>
          <w:divBdr>
            <w:top w:val="none" w:sz="0" w:space="0" w:color="auto"/>
            <w:left w:val="none" w:sz="0" w:space="0" w:color="auto"/>
            <w:bottom w:val="none" w:sz="0" w:space="0" w:color="auto"/>
            <w:right w:val="none" w:sz="0" w:space="0" w:color="auto"/>
          </w:divBdr>
          <w:divsChild>
            <w:div w:id="4570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5350">
      <w:bodyDiv w:val="1"/>
      <w:marLeft w:val="0"/>
      <w:marRight w:val="0"/>
      <w:marTop w:val="0"/>
      <w:marBottom w:val="0"/>
      <w:divBdr>
        <w:top w:val="none" w:sz="0" w:space="0" w:color="auto"/>
        <w:left w:val="none" w:sz="0" w:space="0" w:color="auto"/>
        <w:bottom w:val="none" w:sz="0" w:space="0" w:color="auto"/>
        <w:right w:val="none" w:sz="0" w:space="0" w:color="auto"/>
      </w:divBdr>
      <w:divsChild>
        <w:div w:id="2087681496">
          <w:marLeft w:val="0"/>
          <w:marRight w:val="0"/>
          <w:marTop w:val="0"/>
          <w:marBottom w:val="0"/>
          <w:divBdr>
            <w:top w:val="none" w:sz="0" w:space="0" w:color="auto"/>
            <w:left w:val="none" w:sz="0" w:space="0" w:color="auto"/>
            <w:bottom w:val="none" w:sz="0" w:space="0" w:color="auto"/>
            <w:right w:val="none" w:sz="0" w:space="0" w:color="auto"/>
          </w:divBdr>
          <w:divsChild>
            <w:div w:id="1108696908">
              <w:marLeft w:val="0"/>
              <w:marRight w:val="0"/>
              <w:marTop w:val="0"/>
              <w:marBottom w:val="0"/>
              <w:divBdr>
                <w:top w:val="none" w:sz="0" w:space="0" w:color="auto"/>
                <w:left w:val="none" w:sz="0" w:space="0" w:color="auto"/>
                <w:bottom w:val="none" w:sz="0" w:space="0" w:color="auto"/>
                <w:right w:val="none" w:sz="0" w:space="0" w:color="auto"/>
              </w:divBdr>
              <w:divsChild>
                <w:div w:id="2130279221">
                  <w:marLeft w:val="0"/>
                  <w:marRight w:val="0"/>
                  <w:marTop w:val="0"/>
                  <w:marBottom w:val="0"/>
                  <w:divBdr>
                    <w:top w:val="none" w:sz="0" w:space="0" w:color="auto"/>
                    <w:left w:val="none" w:sz="0" w:space="0" w:color="auto"/>
                    <w:bottom w:val="none" w:sz="0" w:space="0" w:color="auto"/>
                    <w:right w:val="none" w:sz="0" w:space="0" w:color="auto"/>
                  </w:divBdr>
                  <w:divsChild>
                    <w:div w:id="7564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22015">
          <w:marLeft w:val="0"/>
          <w:marRight w:val="0"/>
          <w:marTop w:val="0"/>
          <w:marBottom w:val="0"/>
          <w:divBdr>
            <w:top w:val="none" w:sz="0" w:space="0" w:color="auto"/>
            <w:left w:val="none" w:sz="0" w:space="0" w:color="auto"/>
            <w:bottom w:val="none" w:sz="0" w:space="0" w:color="auto"/>
            <w:right w:val="none" w:sz="0" w:space="0" w:color="auto"/>
          </w:divBdr>
          <w:divsChild>
            <w:div w:id="152975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6132">
      <w:bodyDiv w:val="1"/>
      <w:marLeft w:val="0"/>
      <w:marRight w:val="0"/>
      <w:marTop w:val="0"/>
      <w:marBottom w:val="0"/>
      <w:divBdr>
        <w:top w:val="none" w:sz="0" w:space="0" w:color="auto"/>
        <w:left w:val="none" w:sz="0" w:space="0" w:color="auto"/>
        <w:bottom w:val="none" w:sz="0" w:space="0" w:color="auto"/>
        <w:right w:val="none" w:sz="0" w:space="0" w:color="auto"/>
      </w:divBdr>
      <w:divsChild>
        <w:div w:id="2129815913">
          <w:marLeft w:val="0"/>
          <w:marRight w:val="0"/>
          <w:marTop w:val="0"/>
          <w:marBottom w:val="0"/>
          <w:divBdr>
            <w:top w:val="none" w:sz="0" w:space="0" w:color="auto"/>
            <w:left w:val="none" w:sz="0" w:space="0" w:color="auto"/>
            <w:bottom w:val="none" w:sz="0" w:space="0" w:color="auto"/>
            <w:right w:val="none" w:sz="0" w:space="0" w:color="auto"/>
          </w:divBdr>
          <w:divsChild>
            <w:div w:id="1976792322">
              <w:marLeft w:val="0"/>
              <w:marRight w:val="0"/>
              <w:marTop w:val="0"/>
              <w:marBottom w:val="0"/>
              <w:divBdr>
                <w:top w:val="none" w:sz="0" w:space="0" w:color="auto"/>
                <w:left w:val="none" w:sz="0" w:space="0" w:color="auto"/>
                <w:bottom w:val="none" w:sz="0" w:space="0" w:color="auto"/>
                <w:right w:val="none" w:sz="0" w:space="0" w:color="auto"/>
              </w:divBdr>
              <w:divsChild>
                <w:div w:id="2024478434">
                  <w:marLeft w:val="0"/>
                  <w:marRight w:val="0"/>
                  <w:marTop w:val="0"/>
                  <w:marBottom w:val="0"/>
                  <w:divBdr>
                    <w:top w:val="none" w:sz="0" w:space="0" w:color="auto"/>
                    <w:left w:val="none" w:sz="0" w:space="0" w:color="auto"/>
                    <w:bottom w:val="none" w:sz="0" w:space="0" w:color="auto"/>
                    <w:right w:val="none" w:sz="0" w:space="0" w:color="auto"/>
                  </w:divBdr>
                  <w:divsChild>
                    <w:div w:id="10588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84746">
          <w:marLeft w:val="0"/>
          <w:marRight w:val="0"/>
          <w:marTop w:val="0"/>
          <w:marBottom w:val="0"/>
          <w:divBdr>
            <w:top w:val="none" w:sz="0" w:space="0" w:color="auto"/>
            <w:left w:val="none" w:sz="0" w:space="0" w:color="auto"/>
            <w:bottom w:val="none" w:sz="0" w:space="0" w:color="auto"/>
            <w:right w:val="none" w:sz="0" w:space="0" w:color="auto"/>
          </w:divBdr>
          <w:divsChild>
            <w:div w:id="20082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4215">
      <w:bodyDiv w:val="1"/>
      <w:marLeft w:val="0"/>
      <w:marRight w:val="0"/>
      <w:marTop w:val="0"/>
      <w:marBottom w:val="0"/>
      <w:divBdr>
        <w:top w:val="none" w:sz="0" w:space="0" w:color="auto"/>
        <w:left w:val="none" w:sz="0" w:space="0" w:color="auto"/>
        <w:bottom w:val="none" w:sz="0" w:space="0" w:color="auto"/>
        <w:right w:val="none" w:sz="0" w:space="0" w:color="auto"/>
      </w:divBdr>
      <w:divsChild>
        <w:div w:id="1207135683">
          <w:marLeft w:val="0"/>
          <w:marRight w:val="0"/>
          <w:marTop w:val="0"/>
          <w:marBottom w:val="0"/>
          <w:divBdr>
            <w:top w:val="single" w:sz="2" w:space="0" w:color="D9D9E3"/>
            <w:left w:val="single" w:sz="2" w:space="0" w:color="D9D9E3"/>
            <w:bottom w:val="single" w:sz="2" w:space="0" w:color="D9D9E3"/>
            <w:right w:val="single" w:sz="2" w:space="0" w:color="D9D9E3"/>
          </w:divBdr>
          <w:divsChild>
            <w:div w:id="497960576">
              <w:marLeft w:val="0"/>
              <w:marRight w:val="0"/>
              <w:marTop w:val="0"/>
              <w:marBottom w:val="0"/>
              <w:divBdr>
                <w:top w:val="single" w:sz="2" w:space="0" w:color="D9D9E3"/>
                <w:left w:val="single" w:sz="2" w:space="0" w:color="D9D9E3"/>
                <w:bottom w:val="single" w:sz="2" w:space="0" w:color="D9D9E3"/>
                <w:right w:val="single" w:sz="2" w:space="0" w:color="D9D9E3"/>
              </w:divBdr>
              <w:divsChild>
                <w:div w:id="1768965539">
                  <w:marLeft w:val="0"/>
                  <w:marRight w:val="0"/>
                  <w:marTop w:val="0"/>
                  <w:marBottom w:val="0"/>
                  <w:divBdr>
                    <w:top w:val="single" w:sz="2" w:space="0" w:color="D9D9E3"/>
                    <w:left w:val="single" w:sz="2" w:space="0" w:color="D9D9E3"/>
                    <w:bottom w:val="single" w:sz="2" w:space="0" w:color="D9D9E3"/>
                    <w:right w:val="single" w:sz="2" w:space="0" w:color="D9D9E3"/>
                  </w:divBdr>
                  <w:divsChild>
                    <w:div w:id="1439375198">
                      <w:marLeft w:val="0"/>
                      <w:marRight w:val="0"/>
                      <w:marTop w:val="0"/>
                      <w:marBottom w:val="0"/>
                      <w:divBdr>
                        <w:top w:val="single" w:sz="2" w:space="0" w:color="D9D9E3"/>
                        <w:left w:val="single" w:sz="2" w:space="0" w:color="D9D9E3"/>
                        <w:bottom w:val="single" w:sz="2" w:space="0" w:color="D9D9E3"/>
                        <w:right w:val="single" w:sz="2" w:space="0" w:color="D9D9E3"/>
                      </w:divBdr>
                      <w:divsChild>
                        <w:div w:id="1288194656">
                          <w:marLeft w:val="0"/>
                          <w:marRight w:val="0"/>
                          <w:marTop w:val="0"/>
                          <w:marBottom w:val="0"/>
                          <w:divBdr>
                            <w:top w:val="single" w:sz="2" w:space="0" w:color="D9D9E3"/>
                            <w:left w:val="single" w:sz="2" w:space="0" w:color="D9D9E3"/>
                            <w:bottom w:val="single" w:sz="2" w:space="0" w:color="D9D9E3"/>
                            <w:right w:val="single" w:sz="2" w:space="0" w:color="D9D9E3"/>
                          </w:divBdr>
                          <w:divsChild>
                            <w:div w:id="697050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5842873">
                                  <w:marLeft w:val="0"/>
                                  <w:marRight w:val="0"/>
                                  <w:marTop w:val="0"/>
                                  <w:marBottom w:val="0"/>
                                  <w:divBdr>
                                    <w:top w:val="single" w:sz="2" w:space="0" w:color="D9D9E3"/>
                                    <w:left w:val="single" w:sz="2" w:space="0" w:color="D9D9E3"/>
                                    <w:bottom w:val="single" w:sz="2" w:space="0" w:color="D9D9E3"/>
                                    <w:right w:val="single" w:sz="2" w:space="0" w:color="D9D9E3"/>
                                  </w:divBdr>
                                  <w:divsChild>
                                    <w:div w:id="33818646">
                                      <w:marLeft w:val="0"/>
                                      <w:marRight w:val="0"/>
                                      <w:marTop w:val="0"/>
                                      <w:marBottom w:val="0"/>
                                      <w:divBdr>
                                        <w:top w:val="single" w:sz="2" w:space="0" w:color="D9D9E3"/>
                                        <w:left w:val="single" w:sz="2" w:space="0" w:color="D9D9E3"/>
                                        <w:bottom w:val="single" w:sz="2" w:space="0" w:color="D9D9E3"/>
                                        <w:right w:val="single" w:sz="2" w:space="0" w:color="D9D9E3"/>
                                      </w:divBdr>
                                      <w:divsChild>
                                        <w:div w:id="208342414">
                                          <w:marLeft w:val="0"/>
                                          <w:marRight w:val="0"/>
                                          <w:marTop w:val="0"/>
                                          <w:marBottom w:val="0"/>
                                          <w:divBdr>
                                            <w:top w:val="single" w:sz="2" w:space="0" w:color="D9D9E3"/>
                                            <w:left w:val="single" w:sz="2" w:space="0" w:color="D9D9E3"/>
                                            <w:bottom w:val="single" w:sz="2" w:space="0" w:color="D9D9E3"/>
                                            <w:right w:val="single" w:sz="2" w:space="0" w:color="D9D9E3"/>
                                          </w:divBdr>
                                          <w:divsChild>
                                            <w:div w:id="2133402610">
                                              <w:marLeft w:val="0"/>
                                              <w:marRight w:val="0"/>
                                              <w:marTop w:val="0"/>
                                              <w:marBottom w:val="0"/>
                                              <w:divBdr>
                                                <w:top w:val="single" w:sz="2" w:space="0" w:color="D9D9E3"/>
                                                <w:left w:val="single" w:sz="2" w:space="0" w:color="D9D9E3"/>
                                                <w:bottom w:val="single" w:sz="2" w:space="0" w:color="D9D9E3"/>
                                                <w:right w:val="single" w:sz="2" w:space="0" w:color="D9D9E3"/>
                                              </w:divBdr>
                                              <w:divsChild>
                                                <w:div w:id="1223175621">
                                                  <w:marLeft w:val="0"/>
                                                  <w:marRight w:val="0"/>
                                                  <w:marTop w:val="0"/>
                                                  <w:marBottom w:val="0"/>
                                                  <w:divBdr>
                                                    <w:top w:val="single" w:sz="2" w:space="0" w:color="D9D9E3"/>
                                                    <w:left w:val="single" w:sz="2" w:space="0" w:color="D9D9E3"/>
                                                    <w:bottom w:val="single" w:sz="2" w:space="0" w:color="D9D9E3"/>
                                                    <w:right w:val="single" w:sz="2" w:space="0" w:color="D9D9E3"/>
                                                  </w:divBdr>
                                                  <w:divsChild>
                                                    <w:div w:id="2072922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213099">
          <w:marLeft w:val="0"/>
          <w:marRight w:val="0"/>
          <w:marTop w:val="0"/>
          <w:marBottom w:val="0"/>
          <w:divBdr>
            <w:top w:val="none" w:sz="0" w:space="0" w:color="auto"/>
            <w:left w:val="none" w:sz="0" w:space="0" w:color="auto"/>
            <w:bottom w:val="none" w:sz="0" w:space="0" w:color="auto"/>
            <w:right w:val="none" w:sz="0" w:space="0" w:color="auto"/>
          </w:divBdr>
        </w:div>
      </w:divsChild>
    </w:div>
    <w:div w:id="1198083604">
      <w:bodyDiv w:val="1"/>
      <w:marLeft w:val="0"/>
      <w:marRight w:val="0"/>
      <w:marTop w:val="0"/>
      <w:marBottom w:val="0"/>
      <w:divBdr>
        <w:top w:val="none" w:sz="0" w:space="0" w:color="auto"/>
        <w:left w:val="none" w:sz="0" w:space="0" w:color="auto"/>
        <w:bottom w:val="none" w:sz="0" w:space="0" w:color="auto"/>
        <w:right w:val="none" w:sz="0" w:space="0" w:color="auto"/>
      </w:divBdr>
      <w:divsChild>
        <w:div w:id="921568059">
          <w:marLeft w:val="0"/>
          <w:marRight w:val="0"/>
          <w:marTop w:val="0"/>
          <w:marBottom w:val="0"/>
          <w:divBdr>
            <w:top w:val="none" w:sz="0" w:space="0" w:color="auto"/>
            <w:left w:val="none" w:sz="0" w:space="0" w:color="auto"/>
            <w:bottom w:val="none" w:sz="0" w:space="0" w:color="auto"/>
            <w:right w:val="none" w:sz="0" w:space="0" w:color="auto"/>
          </w:divBdr>
          <w:divsChild>
            <w:div w:id="500969477">
              <w:marLeft w:val="0"/>
              <w:marRight w:val="0"/>
              <w:marTop w:val="0"/>
              <w:marBottom w:val="0"/>
              <w:divBdr>
                <w:top w:val="none" w:sz="0" w:space="0" w:color="auto"/>
                <w:left w:val="none" w:sz="0" w:space="0" w:color="auto"/>
                <w:bottom w:val="none" w:sz="0" w:space="0" w:color="auto"/>
                <w:right w:val="none" w:sz="0" w:space="0" w:color="auto"/>
              </w:divBdr>
              <w:divsChild>
                <w:div w:id="108742501">
                  <w:marLeft w:val="0"/>
                  <w:marRight w:val="0"/>
                  <w:marTop w:val="0"/>
                  <w:marBottom w:val="0"/>
                  <w:divBdr>
                    <w:top w:val="none" w:sz="0" w:space="0" w:color="auto"/>
                    <w:left w:val="none" w:sz="0" w:space="0" w:color="auto"/>
                    <w:bottom w:val="none" w:sz="0" w:space="0" w:color="auto"/>
                    <w:right w:val="none" w:sz="0" w:space="0" w:color="auto"/>
                  </w:divBdr>
                  <w:divsChild>
                    <w:div w:id="2459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725">
          <w:marLeft w:val="0"/>
          <w:marRight w:val="0"/>
          <w:marTop w:val="0"/>
          <w:marBottom w:val="0"/>
          <w:divBdr>
            <w:top w:val="none" w:sz="0" w:space="0" w:color="auto"/>
            <w:left w:val="none" w:sz="0" w:space="0" w:color="auto"/>
            <w:bottom w:val="none" w:sz="0" w:space="0" w:color="auto"/>
            <w:right w:val="none" w:sz="0" w:space="0" w:color="auto"/>
          </w:divBdr>
          <w:divsChild>
            <w:div w:id="9856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6142">
      <w:bodyDiv w:val="1"/>
      <w:marLeft w:val="0"/>
      <w:marRight w:val="0"/>
      <w:marTop w:val="0"/>
      <w:marBottom w:val="0"/>
      <w:divBdr>
        <w:top w:val="none" w:sz="0" w:space="0" w:color="auto"/>
        <w:left w:val="none" w:sz="0" w:space="0" w:color="auto"/>
        <w:bottom w:val="none" w:sz="0" w:space="0" w:color="auto"/>
        <w:right w:val="none" w:sz="0" w:space="0" w:color="auto"/>
      </w:divBdr>
      <w:divsChild>
        <w:div w:id="1497112809">
          <w:marLeft w:val="0"/>
          <w:marRight w:val="0"/>
          <w:marTop w:val="0"/>
          <w:marBottom w:val="0"/>
          <w:divBdr>
            <w:top w:val="none" w:sz="0" w:space="0" w:color="auto"/>
            <w:left w:val="none" w:sz="0" w:space="0" w:color="auto"/>
            <w:bottom w:val="none" w:sz="0" w:space="0" w:color="auto"/>
            <w:right w:val="none" w:sz="0" w:space="0" w:color="auto"/>
          </w:divBdr>
          <w:divsChild>
            <w:div w:id="1566721281">
              <w:marLeft w:val="0"/>
              <w:marRight w:val="0"/>
              <w:marTop w:val="0"/>
              <w:marBottom w:val="0"/>
              <w:divBdr>
                <w:top w:val="none" w:sz="0" w:space="0" w:color="auto"/>
                <w:left w:val="none" w:sz="0" w:space="0" w:color="auto"/>
                <w:bottom w:val="none" w:sz="0" w:space="0" w:color="auto"/>
                <w:right w:val="none" w:sz="0" w:space="0" w:color="auto"/>
              </w:divBdr>
              <w:divsChild>
                <w:div w:id="1952086374">
                  <w:marLeft w:val="0"/>
                  <w:marRight w:val="0"/>
                  <w:marTop w:val="0"/>
                  <w:marBottom w:val="0"/>
                  <w:divBdr>
                    <w:top w:val="none" w:sz="0" w:space="0" w:color="auto"/>
                    <w:left w:val="none" w:sz="0" w:space="0" w:color="auto"/>
                    <w:bottom w:val="none" w:sz="0" w:space="0" w:color="auto"/>
                    <w:right w:val="none" w:sz="0" w:space="0" w:color="auto"/>
                  </w:divBdr>
                  <w:divsChild>
                    <w:div w:id="15597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23190">
          <w:marLeft w:val="0"/>
          <w:marRight w:val="0"/>
          <w:marTop w:val="0"/>
          <w:marBottom w:val="0"/>
          <w:divBdr>
            <w:top w:val="none" w:sz="0" w:space="0" w:color="auto"/>
            <w:left w:val="none" w:sz="0" w:space="0" w:color="auto"/>
            <w:bottom w:val="none" w:sz="0" w:space="0" w:color="auto"/>
            <w:right w:val="none" w:sz="0" w:space="0" w:color="auto"/>
          </w:divBdr>
          <w:divsChild>
            <w:div w:id="19990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1390">
      <w:bodyDiv w:val="1"/>
      <w:marLeft w:val="0"/>
      <w:marRight w:val="0"/>
      <w:marTop w:val="0"/>
      <w:marBottom w:val="0"/>
      <w:divBdr>
        <w:top w:val="none" w:sz="0" w:space="0" w:color="auto"/>
        <w:left w:val="none" w:sz="0" w:space="0" w:color="auto"/>
        <w:bottom w:val="none" w:sz="0" w:space="0" w:color="auto"/>
        <w:right w:val="none" w:sz="0" w:space="0" w:color="auto"/>
      </w:divBdr>
    </w:div>
    <w:div w:id="1370954212">
      <w:bodyDiv w:val="1"/>
      <w:marLeft w:val="0"/>
      <w:marRight w:val="0"/>
      <w:marTop w:val="0"/>
      <w:marBottom w:val="0"/>
      <w:divBdr>
        <w:top w:val="none" w:sz="0" w:space="0" w:color="auto"/>
        <w:left w:val="none" w:sz="0" w:space="0" w:color="auto"/>
        <w:bottom w:val="none" w:sz="0" w:space="0" w:color="auto"/>
        <w:right w:val="none" w:sz="0" w:space="0" w:color="auto"/>
      </w:divBdr>
      <w:divsChild>
        <w:div w:id="815490919">
          <w:marLeft w:val="0"/>
          <w:marRight w:val="0"/>
          <w:marTop w:val="0"/>
          <w:marBottom w:val="0"/>
          <w:divBdr>
            <w:top w:val="none" w:sz="0" w:space="0" w:color="auto"/>
            <w:left w:val="none" w:sz="0" w:space="0" w:color="auto"/>
            <w:bottom w:val="none" w:sz="0" w:space="0" w:color="auto"/>
            <w:right w:val="none" w:sz="0" w:space="0" w:color="auto"/>
          </w:divBdr>
          <w:divsChild>
            <w:div w:id="1142119498">
              <w:marLeft w:val="0"/>
              <w:marRight w:val="0"/>
              <w:marTop w:val="0"/>
              <w:marBottom w:val="0"/>
              <w:divBdr>
                <w:top w:val="none" w:sz="0" w:space="0" w:color="auto"/>
                <w:left w:val="none" w:sz="0" w:space="0" w:color="auto"/>
                <w:bottom w:val="none" w:sz="0" w:space="0" w:color="auto"/>
                <w:right w:val="none" w:sz="0" w:space="0" w:color="auto"/>
              </w:divBdr>
              <w:divsChild>
                <w:div w:id="1725134574">
                  <w:marLeft w:val="0"/>
                  <w:marRight w:val="0"/>
                  <w:marTop w:val="0"/>
                  <w:marBottom w:val="0"/>
                  <w:divBdr>
                    <w:top w:val="none" w:sz="0" w:space="0" w:color="auto"/>
                    <w:left w:val="none" w:sz="0" w:space="0" w:color="auto"/>
                    <w:bottom w:val="none" w:sz="0" w:space="0" w:color="auto"/>
                    <w:right w:val="none" w:sz="0" w:space="0" w:color="auto"/>
                  </w:divBdr>
                  <w:divsChild>
                    <w:div w:id="11179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757761">
          <w:marLeft w:val="0"/>
          <w:marRight w:val="0"/>
          <w:marTop w:val="0"/>
          <w:marBottom w:val="0"/>
          <w:divBdr>
            <w:top w:val="none" w:sz="0" w:space="0" w:color="auto"/>
            <w:left w:val="none" w:sz="0" w:space="0" w:color="auto"/>
            <w:bottom w:val="none" w:sz="0" w:space="0" w:color="auto"/>
            <w:right w:val="none" w:sz="0" w:space="0" w:color="auto"/>
          </w:divBdr>
          <w:divsChild>
            <w:div w:id="18257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2181">
      <w:bodyDiv w:val="1"/>
      <w:marLeft w:val="0"/>
      <w:marRight w:val="0"/>
      <w:marTop w:val="0"/>
      <w:marBottom w:val="0"/>
      <w:divBdr>
        <w:top w:val="none" w:sz="0" w:space="0" w:color="auto"/>
        <w:left w:val="none" w:sz="0" w:space="0" w:color="auto"/>
        <w:bottom w:val="none" w:sz="0" w:space="0" w:color="auto"/>
        <w:right w:val="none" w:sz="0" w:space="0" w:color="auto"/>
      </w:divBdr>
      <w:divsChild>
        <w:div w:id="1756974361">
          <w:marLeft w:val="0"/>
          <w:marRight w:val="0"/>
          <w:marTop w:val="0"/>
          <w:marBottom w:val="0"/>
          <w:divBdr>
            <w:top w:val="none" w:sz="0" w:space="0" w:color="auto"/>
            <w:left w:val="none" w:sz="0" w:space="0" w:color="auto"/>
            <w:bottom w:val="none" w:sz="0" w:space="0" w:color="auto"/>
            <w:right w:val="none" w:sz="0" w:space="0" w:color="auto"/>
          </w:divBdr>
          <w:divsChild>
            <w:div w:id="319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4862">
      <w:bodyDiv w:val="1"/>
      <w:marLeft w:val="0"/>
      <w:marRight w:val="0"/>
      <w:marTop w:val="0"/>
      <w:marBottom w:val="0"/>
      <w:divBdr>
        <w:top w:val="none" w:sz="0" w:space="0" w:color="auto"/>
        <w:left w:val="none" w:sz="0" w:space="0" w:color="auto"/>
        <w:bottom w:val="none" w:sz="0" w:space="0" w:color="auto"/>
        <w:right w:val="none" w:sz="0" w:space="0" w:color="auto"/>
      </w:divBdr>
      <w:divsChild>
        <w:div w:id="411970561">
          <w:marLeft w:val="0"/>
          <w:marRight w:val="0"/>
          <w:marTop w:val="0"/>
          <w:marBottom w:val="0"/>
          <w:divBdr>
            <w:top w:val="none" w:sz="0" w:space="0" w:color="auto"/>
            <w:left w:val="none" w:sz="0" w:space="0" w:color="auto"/>
            <w:bottom w:val="none" w:sz="0" w:space="0" w:color="auto"/>
            <w:right w:val="none" w:sz="0" w:space="0" w:color="auto"/>
          </w:divBdr>
          <w:divsChild>
            <w:div w:id="1767311524">
              <w:marLeft w:val="0"/>
              <w:marRight w:val="0"/>
              <w:marTop w:val="0"/>
              <w:marBottom w:val="0"/>
              <w:divBdr>
                <w:top w:val="none" w:sz="0" w:space="0" w:color="auto"/>
                <w:left w:val="none" w:sz="0" w:space="0" w:color="auto"/>
                <w:bottom w:val="none" w:sz="0" w:space="0" w:color="auto"/>
                <w:right w:val="none" w:sz="0" w:space="0" w:color="auto"/>
              </w:divBdr>
              <w:divsChild>
                <w:div w:id="614867436">
                  <w:marLeft w:val="0"/>
                  <w:marRight w:val="0"/>
                  <w:marTop w:val="0"/>
                  <w:marBottom w:val="0"/>
                  <w:divBdr>
                    <w:top w:val="none" w:sz="0" w:space="0" w:color="auto"/>
                    <w:left w:val="none" w:sz="0" w:space="0" w:color="auto"/>
                    <w:bottom w:val="none" w:sz="0" w:space="0" w:color="auto"/>
                    <w:right w:val="none" w:sz="0" w:space="0" w:color="auto"/>
                  </w:divBdr>
                  <w:divsChild>
                    <w:div w:id="197363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10579">
          <w:marLeft w:val="0"/>
          <w:marRight w:val="0"/>
          <w:marTop w:val="0"/>
          <w:marBottom w:val="0"/>
          <w:divBdr>
            <w:top w:val="none" w:sz="0" w:space="0" w:color="auto"/>
            <w:left w:val="none" w:sz="0" w:space="0" w:color="auto"/>
            <w:bottom w:val="none" w:sz="0" w:space="0" w:color="auto"/>
            <w:right w:val="none" w:sz="0" w:space="0" w:color="auto"/>
          </w:divBdr>
          <w:divsChild>
            <w:div w:id="115869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5633">
      <w:bodyDiv w:val="1"/>
      <w:marLeft w:val="0"/>
      <w:marRight w:val="0"/>
      <w:marTop w:val="0"/>
      <w:marBottom w:val="0"/>
      <w:divBdr>
        <w:top w:val="none" w:sz="0" w:space="0" w:color="auto"/>
        <w:left w:val="none" w:sz="0" w:space="0" w:color="auto"/>
        <w:bottom w:val="none" w:sz="0" w:space="0" w:color="auto"/>
        <w:right w:val="none" w:sz="0" w:space="0" w:color="auto"/>
      </w:divBdr>
      <w:divsChild>
        <w:div w:id="1962418944">
          <w:marLeft w:val="0"/>
          <w:marRight w:val="0"/>
          <w:marTop w:val="0"/>
          <w:marBottom w:val="0"/>
          <w:divBdr>
            <w:top w:val="none" w:sz="0" w:space="0" w:color="auto"/>
            <w:left w:val="none" w:sz="0" w:space="0" w:color="auto"/>
            <w:bottom w:val="none" w:sz="0" w:space="0" w:color="auto"/>
            <w:right w:val="none" w:sz="0" w:space="0" w:color="auto"/>
          </w:divBdr>
          <w:divsChild>
            <w:div w:id="67240139">
              <w:marLeft w:val="0"/>
              <w:marRight w:val="0"/>
              <w:marTop w:val="0"/>
              <w:marBottom w:val="0"/>
              <w:divBdr>
                <w:top w:val="none" w:sz="0" w:space="0" w:color="auto"/>
                <w:left w:val="none" w:sz="0" w:space="0" w:color="auto"/>
                <w:bottom w:val="none" w:sz="0" w:space="0" w:color="auto"/>
                <w:right w:val="none" w:sz="0" w:space="0" w:color="auto"/>
              </w:divBdr>
              <w:divsChild>
                <w:div w:id="1897086690">
                  <w:marLeft w:val="0"/>
                  <w:marRight w:val="0"/>
                  <w:marTop w:val="0"/>
                  <w:marBottom w:val="0"/>
                  <w:divBdr>
                    <w:top w:val="none" w:sz="0" w:space="0" w:color="auto"/>
                    <w:left w:val="none" w:sz="0" w:space="0" w:color="auto"/>
                    <w:bottom w:val="none" w:sz="0" w:space="0" w:color="auto"/>
                    <w:right w:val="none" w:sz="0" w:space="0" w:color="auto"/>
                  </w:divBdr>
                  <w:divsChild>
                    <w:div w:id="1290630565">
                      <w:marLeft w:val="0"/>
                      <w:marRight w:val="0"/>
                      <w:marTop w:val="0"/>
                      <w:marBottom w:val="0"/>
                      <w:divBdr>
                        <w:top w:val="none" w:sz="0" w:space="0" w:color="auto"/>
                        <w:left w:val="none" w:sz="0" w:space="0" w:color="auto"/>
                        <w:bottom w:val="none" w:sz="0" w:space="0" w:color="auto"/>
                        <w:right w:val="none" w:sz="0" w:space="0" w:color="auto"/>
                      </w:divBdr>
                      <w:divsChild>
                        <w:div w:id="74254549">
                          <w:marLeft w:val="0"/>
                          <w:marRight w:val="0"/>
                          <w:marTop w:val="0"/>
                          <w:marBottom w:val="0"/>
                          <w:divBdr>
                            <w:top w:val="none" w:sz="0" w:space="0" w:color="auto"/>
                            <w:left w:val="none" w:sz="0" w:space="0" w:color="auto"/>
                            <w:bottom w:val="none" w:sz="0" w:space="0" w:color="auto"/>
                            <w:right w:val="none" w:sz="0" w:space="0" w:color="auto"/>
                          </w:divBdr>
                          <w:divsChild>
                            <w:div w:id="400376143">
                              <w:marLeft w:val="0"/>
                              <w:marRight w:val="0"/>
                              <w:marTop w:val="0"/>
                              <w:marBottom w:val="0"/>
                              <w:divBdr>
                                <w:top w:val="none" w:sz="0" w:space="0" w:color="auto"/>
                                <w:left w:val="none" w:sz="0" w:space="0" w:color="auto"/>
                                <w:bottom w:val="none" w:sz="0" w:space="0" w:color="auto"/>
                                <w:right w:val="none" w:sz="0" w:space="0" w:color="auto"/>
                              </w:divBdr>
                              <w:divsChild>
                                <w:div w:id="1790468290">
                                  <w:marLeft w:val="0"/>
                                  <w:marRight w:val="0"/>
                                  <w:marTop w:val="0"/>
                                  <w:marBottom w:val="0"/>
                                  <w:divBdr>
                                    <w:top w:val="none" w:sz="0" w:space="0" w:color="auto"/>
                                    <w:left w:val="none" w:sz="0" w:space="0" w:color="auto"/>
                                    <w:bottom w:val="none" w:sz="0" w:space="0" w:color="auto"/>
                                    <w:right w:val="none" w:sz="0" w:space="0" w:color="auto"/>
                                  </w:divBdr>
                                  <w:divsChild>
                                    <w:div w:id="1998487340">
                                      <w:marLeft w:val="0"/>
                                      <w:marRight w:val="0"/>
                                      <w:marTop w:val="0"/>
                                      <w:marBottom w:val="0"/>
                                      <w:divBdr>
                                        <w:top w:val="none" w:sz="0" w:space="0" w:color="auto"/>
                                        <w:left w:val="none" w:sz="0" w:space="0" w:color="auto"/>
                                        <w:bottom w:val="none" w:sz="0" w:space="0" w:color="auto"/>
                                        <w:right w:val="none" w:sz="0" w:space="0" w:color="auto"/>
                                      </w:divBdr>
                                      <w:divsChild>
                                        <w:div w:id="2591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7147">
                          <w:marLeft w:val="0"/>
                          <w:marRight w:val="0"/>
                          <w:marTop w:val="0"/>
                          <w:marBottom w:val="0"/>
                          <w:divBdr>
                            <w:top w:val="none" w:sz="0" w:space="0" w:color="auto"/>
                            <w:left w:val="none" w:sz="0" w:space="0" w:color="auto"/>
                            <w:bottom w:val="none" w:sz="0" w:space="0" w:color="auto"/>
                            <w:right w:val="none" w:sz="0" w:space="0" w:color="auto"/>
                          </w:divBdr>
                          <w:divsChild>
                            <w:div w:id="1754859379">
                              <w:marLeft w:val="0"/>
                              <w:marRight w:val="0"/>
                              <w:marTop w:val="0"/>
                              <w:marBottom w:val="0"/>
                              <w:divBdr>
                                <w:top w:val="none" w:sz="0" w:space="0" w:color="auto"/>
                                <w:left w:val="none" w:sz="0" w:space="0" w:color="auto"/>
                                <w:bottom w:val="none" w:sz="0" w:space="0" w:color="auto"/>
                                <w:right w:val="none" w:sz="0" w:space="0" w:color="auto"/>
                              </w:divBdr>
                              <w:divsChild>
                                <w:div w:id="16374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595479">
      <w:bodyDiv w:val="1"/>
      <w:marLeft w:val="0"/>
      <w:marRight w:val="0"/>
      <w:marTop w:val="0"/>
      <w:marBottom w:val="0"/>
      <w:divBdr>
        <w:top w:val="none" w:sz="0" w:space="0" w:color="auto"/>
        <w:left w:val="none" w:sz="0" w:space="0" w:color="auto"/>
        <w:bottom w:val="none" w:sz="0" w:space="0" w:color="auto"/>
        <w:right w:val="none" w:sz="0" w:space="0" w:color="auto"/>
      </w:divBdr>
      <w:divsChild>
        <w:div w:id="922759236">
          <w:marLeft w:val="0"/>
          <w:marRight w:val="0"/>
          <w:marTop w:val="0"/>
          <w:marBottom w:val="0"/>
          <w:divBdr>
            <w:top w:val="single" w:sz="2" w:space="0" w:color="D9D9E3"/>
            <w:left w:val="single" w:sz="2" w:space="0" w:color="D9D9E3"/>
            <w:bottom w:val="single" w:sz="2" w:space="0" w:color="D9D9E3"/>
            <w:right w:val="single" w:sz="2" w:space="0" w:color="D9D9E3"/>
          </w:divBdr>
          <w:divsChild>
            <w:div w:id="599335319">
              <w:marLeft w:val="0"/>
              <w:marRight w:val="0"/>
              <w:marTop w:val="0"/>
              <w:marBottom w:val="0"/>
              <w:divBdr>
                <w:top w:val="single" w:sz="2" w:space="0" w:color="D9D9E3"/>
                <w:left w:val="single" w:sz="2" w:space="0" w:color="D9D9E3"/>
                <w:bottom w:val="single" w:sz="2" w:space="0" w:color="D9D9E3"/>
                <w:right w:val="single" w:sz="2" w:space="0" w:color="D9D9E3"/>
              </w:divBdr>
              <w:divsChild>
                <w:div w:id="1439181067">
                  <w:marLeft w:val="0"/>
                  <w:marRight w:val="0"/>
                  <w:marTop w:val="0"/>
                  <w:marBottom w:val="0"/>
                  <w:divBdr>
                    <w:top w:val="single" w:sz="2" w:space="0" w:color="D9D9E3"/>
                    <w:left w:val="single" w:sz="2" w:space="0" w:color="D9D9E3"/>
                    <w:bottom w:val="single" w:sz="2" w:space="0" w:color="D9D9E3"/>
                    <w:right w:val="single" w:sz="2" w:space="0" w:color="D9D9E3"/>
                  </w:divBdr>
                  <w:divsChild>
                    <w:div w:id="311521523">
                      <w:marLeft w:val="0"/>
                      <w:marRight w:val="0"/>
                      <w:marTop w:val="0"/>
                      <w:marBottom w:val="0"/>
                      <w:divBdr>
                        <w:top w:val="single" w:sz="2" w:space="0" w:color="D9D9E3"/>
                        <w:left w:val="single" w:sz="2" w:space="0" w:color="D9D9E3"/>
                        <w:bottom w:val="single" w:sz="2" w:space="0" w:color="D9D9E3"/>
                        <w:right w:val="single" w:sz="2" w:space="0" w:color="D9D9E3"/>
                      </w:divBdr>
                      <w:divsChild>
                        <w:div w:id="1158961776">
                          <w:marLeft w:val="0"/>
                          <w:marRight w:val="0"/>
                          <w:marTop w:val="0"/>
                          <w:marBottom w:val="0"/>
                          <w:divBdr>
                            <w:top w:val="single" w:sz="2" w:space="0" w:color="D9D9E3"/>
                            <w:left w:val="single" w:sz="2" w:space="0" w:color="D9D9E3"/>
                            <w:bottom w:val="single" w:sz="2" w:space="0" w:color="D9D9E3"/>
                            <w:right w:val="single" w:sz="2" w:space="0" w:color="D9D9E3"/>
                          </w:divBdr>
                          <w:divsChild>
                            <w:div w:id="2034107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84436505">
                                  <w:marLeft w:val="0"/>
                                  <w:marRight w:val="0"/>
                                  <w:marTop w:val="0"/>
                                  <w:marBottom w:val="0"/>
                                  <w:divBdr>
                                    <w:top w:val="single" w:sz="2" w:space="0" w:color="D9D9E3"/>
                                    <w:left w:val="single" w:sz="2" w:space="0" w:color="D9D9E3"/>
                                    <w:bottom w:val="single" w:sz="2" w:space="0" w:color="D9D9E3"/>
                                    <w:right w:val="single" w:sz="2" w:space="0" w:color="D9D9E3"/>
                                  </w:divBdr>
                                  <w:divsChild>
                                    <w:div w:id="2053533562">
                                      <w:marLeft w:val="0"/>
                                      <w:marRight w:val="0"/>
                                      <w:marTop w:val="0"/>
                                      <w:marBottom w:val="0"/>
                                      <w:divBdr>
                                        <w:top w:val="single" w:sz="2" w:space="0" w:color="D9D9E3"/>
                                        <w:left w:val="single" w:sz="2" w:space="0" w:color="D9D9E3"/>
                                        <w:bottom w:val="single" w:sz="2" w:space="0" w:color="D9D9E3"/>
                                        <w:right w:val="single" w:sz="2" w:space="0" w:color="D9D9E3"/>
                                      </w:divBdr>
                                      <w:divsChild>
                                        <w:div w:id="987396208">
                                          <w:marLeft w:val="0"/>
                                          <w:marRight w:val="0"/>
                                          <w:marTop w:val="0"/>
                                          <w:marBottom w:val="0"/>
                                          <w:divBdr>
                                            <w:top w:val="single" w:sz="2" w:space="0" w:color="D9D9E3"/>
                                            <w:left w:val="single" w:sz="2" w:space="0" w:color="D9D9E3"/>
                                            <w:bottom w:val="single" w:sz="2" w:space="0" w:color="D9D9E3"/>
                                            <w:right w:val="single" w:sz="2" w:space="0" w:color="D9D9E3"/>
                                          </w:divBdr>
                                          <w:divsChild>
                                            <w:div w:id="112751132">
                                              <w:marLeft w:val="0"/>
                                              <w:marRight w:val="0"/>
                                              <w:marTop w:val="0"/>
                                              <w:marBottom w:val="0"/>
                                              <w:divBdr>
                                                <w:top w:val="single" w:sz="2" w:space="0" w:color="D9D9E3"/>
                                                <w:left w:val="single" w:sz="2" w:space="0" w:color="D9D9E3"/>
                                                <w:bottom w:val="single" w:sz="2" w:space="0" w:color="D9D9E3"/>
                                                <w:right w:val="single" w:sz="2" w:space="0" w:color="D9D9E3"/>
                                              </w:divBdr>
                                              <w:divsChild>
                                                <w:div w:id="1222787927">
                                                  <w:marLeft w:val="0"/>
                                                  <w:marRight w:val="0"/>
                                                  <w:marTop w:val="0"/>
                                                  <w:marBottom w:val="0"/>
                                                  <w:divBdr>
                                                    <w:top w:val="single" w:sz="2" w:space="0" w:color="D9D9E3"/>
                                                    <w:left w:val="single" w:sz="2" w:space="0" w:color="D9D9E3"/>
                                                    <w:bottom w:val="single" w:sz="2" w:space="0" w:color="D9D9E3"/>
                                                    <w:right w:val="single" w:sz="2" w:space="0" w:color="D9D9E3"/>
                                                  </w:divBdr>
                                                  <w:divsChild>
                                                    <w:div w:id="587227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3685313">
          <w:marLeft w:val="0"/>
          <w:marRight w:val="0"/>
          <w:marTop w:val="0"/>
          <w:marBottom w:val="0"/>
          <w:divBdr>
            <w:top w:val="none" w:sz="0" w:space="0" w:color="auto"/>
            <w:left w:val="none" w:sz="0" w:space="0" w:color="auto"/>
            <w:bottom w:val="none" w:sz="0" w:space="0" w:color="auto"/>
            <w:right w:val="none" w:sz="0" w:space="0" w:color="auto"/>
          </w:divBdr>
        </w:div>
      </w:divsChild>
    </w:div>
    <w:div w:id="1623027510">
      <w:bodyDiv w:val="1"/>
      <w:marLeft w:val="0"/>
      <w:marRight w:val="0"/>
      <w:marTop w:val="0"/>
      <w:marBottom w:val="0"/>
      <w:divBdr>
        <w:top w:val="none" w:sz="0" w:space="0" w:color="auto"/>
        <w:left w:val="none" w:sz="0" w:space="0" w:color="auto"/>
        <w:bottom w:val="none" w:sz="0" w:space="0" w:color="auto"/>
        <w:right w:val="none" w:sz="0" w:space="0" w:color="auto"/>
      </w:divBdr>
      <w:divsChild>
        <w:div w:id="1445617535">
          <w:marLeft w:val="0"/>
          <w:marRight w:val="0"/>
          <w:marTop w:val="0"/>
          <w:marBottom w:val="0"/>
          <w:divBdr>
            <w:top w:val="none" w:sz="0" w:space="0" w:color="auto"/>
            <w:left w:val="none" w:sz="0" w:space="0" w:color="auto"/>
            <w:bottom w:val="none" w:sz="0" w:space="0" w:color="auto"/>
            <w:right w:val="none" w:sz="0" w:space="0" w:color="auto"/>
          </w:divBdr>
          <w:divsChild>
            <w:div w:id="2101951688">
              <w:marLeft w:val="0"/>
              <w:marRight w:val="0"/>
              <w:marTop w:val="0"/>
              <w:marBottom w:val="0"/>
              <w:divBdr>
                <w:top w:val="none" w:sz="0" w:space="0" w:color="auto"/>
                <w:left w:val="none" w:sz="0" w:space="0" w:color="auto"/>
                <w:bottom w:val="none" w:sz="0" w:space="0" w:color="auto"/>
                <w:right w:val="none" w:sz="0" w:space="0" w:color="auto"/>
              </w:divBdr>
              <w:divsChild>
                <w:div w:id="412361984">
                  <w:marLeft w:val="0"/>
                  <w:marRight w:val="0"/>
                  <w:marTop w:val="0"/>
                  <w:marBottom w:val="0"/>
                  <w:divBdr>
                    <w:top w:val="none" w:sz="0" w:space="0" w:color="auto"/>
                    <w:left w:val="none" w:sz="0" w:space="0" w:color="auto"/>
                    <w:bottom w:val="none" w:sz="0" w:space="0" w:color="auto"/>
                    <w:right w:val="none" w:sz="0" w:space="0" w:color="auto"/>
                  </w:divBdr>
                  <w:divsChild>
                    <w:div w:id="19437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04588">
          <w:marLeft w:val="0"/>
          <w:marRight w:val="0"/>
          <w:marTop w:val="0"/>
          <w:marBottom w:val="0"/>
          <w:divBdr>
            <w:top w:val="none" w:sz="0" w:space="0" w:color="auto"/>
            <w:left w:val="none" w:sz="0" w:space="0" w:color="auto"/>
            <w:bottom w:val="none" w:sz="0" w:space="0" w:color="auto"/>
            <w:right w:val="none" w:sz="0" w:space="0" w:color="auto"/>
          </w:divBdr>
          <w:divsChild>
            <w:div w:id="4945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5154">
      <w:bodyDiv w:val="1"/>
      <w:marLeft w:val="0"/>
      <w:marRight w:val="0"/>
      <w:marTop w:val="0"/>
      <w:marBottom w:val="0"/>
      <w:divBdr>
        <w:top w:val="none" w:sz="0" w:space="0" w:color="auto"/>
        <w:left w:val="none" w:sz="0" w:space="0" w:color="auto"/>
        <w:bottom w:val="none" w:sz="0" w:space="0" w:color="auto"/>
        <w:right w:val="none" w:sz="0" w:space="0" w:color="auto"/>
      </w:divBdr>
      <w:divsChild>
        <w:div w:id="1129932079">
          <w:marLeft w:val="0"/>
          <w:marRight w:val="0"/>
          <w:marTop w:val="0"/>
          <w:marBottom w:val="0"/>
          <w:divBdr>
            <w:top w:val="none" w:sz="0" w:space="0" w:color="auto"/>
            <w:left w:val="none" w:sz="0" w:space="0" w:color="auto"/>
            <w:bottom w:val="none" w:sz="0" w:space="0" w:color="auto"/>
            <w:right w:val="none" w:sz="0" w:space="0" w:color="auto"/>
          </w:divBdr>
          <w:divsChild>
            <w:div w:id="788859803">
              <w:marLeft w:val="0"/>
              <w:marRight w:val="0"/>
              <w:marTop w:val="0"/>
              <w:marBottom w:val="0"/>
              <w:divBdr>
                <w:top w:val="none" w:sz="0" w:space="0" w:color="auto"/>
                <w:left w:val="none" w:sz="0" w:space="0" w:color="auto"/>
                <w:bottom w:val="none" w:sz="0" w:space="0" w:color="auto"/>
                <w:right w:val="none" w:sz="0" w:space="0" w:color="auto"/>
              </w:divBdr>
              <w:divsChild>
                <w:div w:id="62607971">
                  <w:marLeft w:val="0"/>
                  <w:marRight w:val="0"/>
                  <w:marTop w:val="0"/>
                  <w:marBottom w:val="0"/>
                  <w:divBdr>
                    <w:top w:val="none" w:sz="0" w:space="0" w:color="auto"/>
                    <w:left w:val="none" w:sz="0" w:space="0" w:color="auto"/>
                    <w:bottom w:val="none" w:sz="0" w:space="0" w:color="auto"/>
                    <w:right w:val="none" w:sz="0" w:space="0" w:color="auto"/>
                  </w:divBdr>
                  <w:divsChild>
                    <w:div w:id="3083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861">
          <w:marLeft w:val="0"/>
          <w:marRight w:val="0"/>
          <w:marTop w:val="0"/>
          <w:marBottom w:val="0"/>
          <w:divBdr>
            <w:top w:val="none" w:sz="0" w:space="0" w:color="auto"/>
            <w:left w:val="none" w:sz="0" w:space="0" w:color="auto"/>
            <w:bottom w:val="none" w:sz="0" w:space="0" w:color="auto"/>
            <w:right w:val="none" w:sz="0" w:space="0" w:color="auto"/>
          </w:divBdr>
          <w:divsChild>
            <w:div w:id="201425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7824">
      <w:bodyDiv w:val="1"/>
      <w:marLeft w:val="0"/>
      <w:marRight w:val="0"/>
      <w:marTop w:val="0"/>
      <w:marBottom w:val="0"/>
      <w:divBdr>
        <w:top w:val="none" w:sz="0" w:space="0" w:color="auto"/>
        <w:left w:val="none" w:sz="0" w:space="0" w:color="auto"/>
        <w:bottom w:val="none" w:sz="0" w:space="0" w:color="auto"/>
        <w:right w:val="none" w:sz="0" w:space="0" w:color="auto"/>
      </w:divBdr>
      <w:divsChild>
        <w:div w:id="1983609324">
          <w:marLeft w:val="0"/>
          <w:marRight w:val="0"/>
          <w:marTop w:val="0"/>
          <w:marBottom w:val="0"/>
          <w:divBdr>
            <w:top w:val="none" w:sz="0" w:space="0" w:color="auto"/>
            <w:left w:val="none" w:sz="0" w:space="0" w:color="auto"/>
            <w:bottom w:val="none" w:sz="0" w:space="0" w:color="auto"/>
            <w:right w:val="none" w:sz="0" w:space="0" w:color="auto"/>
          </w:divBdr>
          <w:divsChild>
            <w:div w:id="2059621458">
              <w:marLeft w:val="0"/>
              <w:marRight w:val="0"/>
              <w:marTop w:val="0"/>
              <w:marBottom w:val="0"/>
              <w:divBdr>
                <w:top w:val="none" w:sz="0" w:space="0" w:color="auto"/>
                <w:left w:val="none" w:sz="0" w:space="0" w:color="auto"/>
                <w:bottom w:val="none" w:sz="0" w:space="0" w:color="auto"/>
                <w:right w:val="none" w:sz="0" w:space="0" w:color="auto"/>
              </w:divBdr>
              <w:divsChild>
                <w:div w:id="81267162">
                  <w:marLeft w:val="0"/>
                  <w:marRight w:val="0"/>
                  <w:marTop w:val="0"/>
                  <w:marBottom w:val="0"/>
                  <w:divBdr>
                    <w:top w:val="none" w:sz="0" w:space="0" w:color="auto"/>
                    <w:left w:val="none" w:sz="0" w:space="0" w:color="auto"/>
                    <w:bottom w:val="none" w:sz="0" w:space="0" w:color="auto"/>
                    <w:right w:val="none" w:sz="0" w:space="0" w:color="auto"/>
                  </w:divBdr>
                  <w:divsChild>
                    <w:div w:id="196565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8260">
          <w:marLeft w:val="0"/>
          <w:marRight w:val="0"/>
          <w:marTop w:val="0"/>
          <w:marBottom w:val="0"/>
          <w:divBdr>
            <w:top w:val="none" w:sz="0" w:space="0" w:color="auto"/>
            <w:left w:val="none" w:sz="0" w:space="0" w:color="auto"/>
            <w:bottom w:val="none" w:sz="0" w:space="0" w:color="auto"/>
            <w:right w:val="none" w:sz="0" w:space="0" w:color="auto"/>
          </w:divBdr>
          <w:divsChild>
            <w:div w:id="4853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1743">
      <w:bodyDiv w:val="1"/>
      <w:marLeft w:val="0"/>
      <w:marRight w:val="0"/>
      <w:marTop w:val="0"/>
      <w:marBottom w:val="0"/>
      <w:divBdr>
        <w:top w:val="none" w:sz="0" w:space="0" w:color="auto"/>
        <w:left w:val="none" w:sz="0" w:space="0" w:color="auto"/>
        <w:bottom w:val="none" w:sz="0" w:space="0" w:color="auto"/>
        <w:right w:val="none" w:sz="0" w:space="0" w:color="auto"/>
      </w:divBdr>
      <w:divsChild>
        <w:div w:id="986275521">
          <w:marLeft w:val="0"/>
          <w:marRight w:val="0"/>
          <w:marTop w:val="0"/>
          <w:marBottom w:val="0"/>
          <w:divBdr>
            <w:top w:val="none" w:sz="0" w:space="0" w:color="auto"/>
            <w:left w:val="none" w:sz="0" w:space="0" w:color="auto"/>
            <w:bottom w:val="none" w:sz="0" w:space="0" w:color="auto"/>
            <w:right w:val="none" w:sz="0" w:space="0" w:color="auto"/>
          </w:divBdr>
          <w:divsChild>
            <w:div w:id="1132021760">
              <w:marLeft w:val="0"/>
              <w:marRight w:val="0"/>
              <w:marTop w:val="0"/>
              <w:marBottom w:val="0"/>
              <w:divBdr>
                <w:top w:val="none" w:sz="0" w:space="0" w:color="auto"/>
                <w:left w:val="none" w:sz="0" w:space="0" w:color="auto"/>
                <w:bottom w:val="none" w:sz="0" w:space="0" w:color="auto"/>
                <w:right w:val="none" w:sz="0" w:space="0" w:color="auto"/>
              </w:divBdr>
              <w:divsChild>
                <w:div w:id="430590149">
                  <w:marLeft w:val="0"/>
                  <w:marRight w:val="0"/>
                  <w:marTop w:val="0"/>
                  <w:marBottom w:val="0"/>
                  <w:divBdr>
                    <w:top w:val="none" w:sz="0" w:space="0" w:color="auto"/>
                    <w:left w:val="none" w:sz="0" w:space="0" w:color="auto"/>
                    <w:bottom w:val="none" w:sz="0" w:space="0" w:color="auto"/>
                    <w:right w:val="none" w:sz="0" w:space="0" w:color="auto"/>
                  </w:divBdr>
                  <w:divsChild>
                    <w:div w:id="3117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41927">
          <w:marLeft w:val="0"/>
          <w:marRight w:val="0"/>
          <w:marTop w:val="0"/>
          <w:marBottom w:val="0"/>
          <w:divBdr>
            <w:top w:val="none" w:sz="0" w:space="0" w:color="auto"/>
            <w:left w:val="none" w:sz="0" w:space="0" w:color="auto"/>
            <w:bottom w:val="none" w:sz="0" w:space="0" w:color="auto"/>
            <w:right w:val="none" w:sz="0" w:space="0" w:color="auto"/>
          </w:divBdr>
          <w:divsChild>
            <w:div w:id="486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3022">
      <w:bodyDiv w:val="1"/>
      <w:marLeft w:val="0"/>
      <w:marRight w:val="0"/>
      <w:marTop w:val="0"/>
      <w:marBottom w:val="0"/>
      <w:divBdr>
        <w:top w:val="none" w:sz="0" w:space="0" w:color="auto"/>
        <w:left w:val="none" w:sz="0" w:space="0" w:color="auto"/>
        <w:bottom w:val="none" w:sz="0" w:space="0" w:color="auto"/>
        <w:right w:val="none" w:sz="0" w:space="0" w:color="auto"/>
      </w:divBdr>
      <w:divsChild>
        <w:div w:id="271977360">
          <w:marLeft w:val="0"/>
          <w:marRight w:val="0"/>
          <w:marTop w:val="0"/>
          <w:marBottom w:val="0"/>
          <w:divBdr>
            <w:top w:val="none" w:sz="0" w:space="0" w:color="auto"/>
            <w:left w:val="none" w:sz="0" w:space="0" w:color="auto"/>
            <w:bottom w:val="none" w:sz="0" w:space="0" w:color="auto"/>
            <w:right w:val="none" w:sz="0" w:space="0" w:color="auto"/>
          </w:divBdr>
          <w:divsChild>
            <w:div w:id="889658367">
              <w:marLeft w:val="0"/>
              <w:marRight w:val="0"/>
              <w:marTop w:val="0"/>
              <w:marBottom w:val="0"/>
              <w:divBdr>
                <w:top w:val="none" w:sz="0" w:space="0" w:color="auto"/>
                <w:left w:val="none" w:sz="0" w:space="0" w:color="auto"/>
                <w:bottom w:val="none" w:sz="0" w:space="0" w:color="auto"/>
                <w:right w:val="none" w:sz="0" w:space="0" w:color="auto"/>
              </w:divBdr>
              <w:divsChild>
                <w:div w:id="285233029">
                  <w:marLeft w:val="0"/>
                  <w:marRight w:val="0"/>
                  <w:marTop w:val="0"/>
                  <w:marBottom w:val="0"/>
                  <w:divBdr>
                    <w:top w:val="none" w:sz="0" w:space="0" w:color="auto"/>
                    <w:left w:val="none" w:sz="0" w:space="0" w:color="auto"/>
                    <w:bottom w:val="none" w:sz="0" w:space="0" w:color="auto"/>
                    <w:right w:val="none" w:sz="0" w:space="0" w:color="auto"/>
                  </w:divBdr>
                  <w:divsChild>
                    <w:div w:id="15489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5895">
          <w:marLeft w:val="0"/>
          <w:marRight w:val="0"/>
          <w:marTop w:val="0"/>
          <w:marBottom w:val="0"/>
          <w:divBdr>
            <w:top w:val="none" w:sz="0" w:space="0" w:color="auto"/>
            <w:left w:val="none" w:sz="0" w:space="0" w:color="auto"/>
            <w:bottom w:val="none" w:sz="0" w:space="0" w:color="auto"/>
            <w:right w:val="none" w:sz="0" w:space="0" w:color="auto"/>
          </w:divBdr>
          <w:divsChild>
            <w:div w:id="16146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06302">
      <w:bodyDiv w:val="1"/>
      <w:marLeft w:val="0"/>
      <w:marRight w:val="0"/>
      <w:marTop w:val="0"/>
      <w:marBottom w:val="0"/>
      <w:divBdr>
        <w:top w:val="none" w:sz="0" w:space="0" w:color="auto"/>
        <w:left w:val="none" w:sz="0" w:space="0" w:color="auto"/>
        <w:bottom w:val="none" w:sz="0" w:space="0" w:color="auto"/>
        <w:right w:val="none" w:sz="0" w:space="0" w:color="auto"/>
      </w:divBdr>
      <w:divsChild>
        <w:div w:id="975139534">
          <w:marLeft w:val="0"/>
          <w:marRight w:val="0"/>
          <w:marTop w:val="0"/>
          <w:marBottom w:val="0"/>
          <w:divBdr>
            <w:top w:val="none" w:sz="0" w:space="0" w:color="auto"/>
            <w:left w:val="none" w:sz="0" w:space="0" w:color="auto"/>
            <w:bottom w:val="none" w:sz="0" w:space="0" w:color="auto"/>
            <w:right w:val="none" w:sz="0" w:space="0" w:color="auto"/>
          </w:divBdr>
          <w:divsChild>
            <w:div w:id="1020665806">
              <w:marLeft w:val="0"/>
              <w:marRight w:val="0"/>
              <w:marTop w:val="0"/>
              <w:marBottom w:val="0"/>
              <w:divBdr>
                <w:top w:val="none" w:sz="0" w:space="0" w:color="auto"/>
                <w:left w:val="none" w:sz="0" w:space="0" w:color="auto"/>
                <w:bottom w:val="none" w:sz="0" w:space="0" w:color="auto"/>
                <w:right w:val="none" w:sz="0" w:space="0" w:color="auto"/>
              </w:divBdr>
              <w:divsChild>
                <w:div w:id="2044205576">
                  <w:marLeft w:val="0"/>
                  <w:marRight w:val="0"/>
                  <w:marTop w:val="0"/>
                  <w:marBottom w:val="0"/>
                  <w:divBdr>
                    <w:top w:val="none" w:sz="0" w:space="0" w:color="auto"/>
                    <w:left w:val="none" w:sz="0" w:space="0" w:color="auto"/>
                    <w:bottom w:val="none" w:sz="0" w:space="0" w:color="auto"/>
                    <w:right w:val="none" w:sz="0" w:space="0" w:color="auto"/>
                  </w:divBdr>
                  <w:divsChild>
                    <w:div w:id="211316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104097">
          <w:marLeft w:val="0"/>
          <w:marRight w:val="0"/>
          <w:marTop w:val="0"/>
          <w:marBottom w:val="0"/>
          <w:divBdr>
            <w:top w:val="none" w:sz="0" w:space="0" w:color="auto"/>
            <w:left w:val="none" w:sz="0" w:space="0" w:color="auto"/>
            <w:bottom w:val="none" w:sz="0" w:space="0" w:color="auto"/>
            <w:right w:val="none" w:sz="0" w:space="0" w:color="auto"/>
          </w:divBdr>
          <w:divsChild>
            <w:div w:id="14029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A3579-8E5D-4578-9FF7-450E90247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24</Pages>
  <Words>1397</Words>
  <Characters>7968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Ndungu</dc:creator>
  <cp:keywords/>
  <dc:description/>
  <cp:lastModifiedBy>Ibrahim Ndungu</cp:lastModifiedBy>
  <cp:revision>140</cp:revision>
  <cp:lastPrinted>2024-02-01T13:24:00Z</cp:lastPrinted>
  <dcterms:created xsi:type="dcterms:W3CDTF">2024-01-25T13:10:00Z</dcterms:created>
  <dcterms:modified xsi:type="dcterms:W3CDTF">2024-02-01T13:30:00Z</dcterms:modified>
</cp:coreProperties>
</file>